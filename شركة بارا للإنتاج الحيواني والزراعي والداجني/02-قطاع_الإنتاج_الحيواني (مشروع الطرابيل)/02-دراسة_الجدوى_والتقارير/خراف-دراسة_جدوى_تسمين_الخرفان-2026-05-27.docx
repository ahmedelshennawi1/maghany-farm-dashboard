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4.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EB"/>
  <w:body>
    <w:bookmarkStart w:id="0" w:name="_Hlk206496095" w:displacedByCustomXml="next"/>
    <w:bookmarkEnd w:id="0" w:displacedByCustomXml="next"/>
    <w:sdt>
      <w:sdtPr>
        <w:id w:val="1408725350"/>
        <w:docPartObj>
          <w:docPartGallery w:val="Cover Pages"/>
          <w:docPartUnique/>
        </w:docPartObj>
      </w:sdtPr>
      <w:sdtContent>
        <w:p w14:paraId="398F5146" w14:textId="33B4610B" w:rsidR="00E0630A" w:rsidRDefault="00E0630A"/>
        <w:p w14:paraId="0AE61EE4" w14:textId="46DAE003" w:rsidR="00E0630A" w:rsidRDefault="00E0630A">
          <w:r>
            <w:rPr>
              <w:noProof/>
            </w:rPr>
            <mc:AlternateContent>
              <mc:Choice Requires="wps">
                <w:drawing>
                  <wp:anchor distT="0" distB="0" distL="114300" distR="114300" simplePos="0" relativeHeight="251645952" behindDoc="0" locked="0" layoutInCell="1" allowOverlap="1" wp14:anchorId="555444D4" wp14:editId="1F2B151C">
                    <wp:simplePos x="0" y="0"/>
                    <mc:AlternateContent>
                      <mc:Choice Requires="wp14">
                        <wp:positionH relativeFrom="page">
                          <wp14:pctPosHOffset>15000</wp14:pctPosHOffset>
                        </wp:positionH>
                      </mc:Choice>
                      <mc:Fallback>
                        <wp:positionH relativeFrom="page">
                          <wp:posOffset>754380</wp:posOffset>
                        </wp:positionH>
                      </mc:Fallback>
                    </mc:AlternateContent>
                    <mc:AlternateContent>
                      <mc:Choice Requires="wp14">
                        <wp:positionV relativeFrom="page">
                          <wp14:pctPosVOffset>9100</wp14:pctPosVOffset>
                        </wp:positionV>
                      </mc:Choice>
                      <mc:Fallback>
                        <wp:positionV relativeFrom="page">
                          <wp:posOffset>706755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8-19T00:00:00Z">
                                    <w:dateFormat w:val="MMMM d, yyyy"/>
                                    <w:lid w:val="en-US"/>
                                    <w:storeMappedDataAs w:val="dateTime"/>
                                    <w:calendar w:val="gregorian"/>
                                  </w:date>
                                </w:sdtPr>
                                <w:sdtContent>
                                  <w:p w14:paraId="393BD10B" w14:textId="5DB1B01C" w:rsidR="00E0630A" w:rsidRDefault="004D42CD" w:rsidP="00E0630A">
                                    <w:pPr>
                                      <w:pStyle w:val="NoSpacing"/>
                                      <w:rPr>
                                        <w:caps/>
                                        <w:color w:val="323E4F" w:themeColor="text2" w:themeShade="BF"/>
                                        <w:sz w:val="40"/>
                                        <w:szCs w:val="40"/>
                                      </w:rPr>
                                    </w:pPr>
                                    <w:r>
                                      <w:rPr>
                                        <w:caps/>
                                        <w:color w:val="323E4F" w:themeColor="text2" w:themeShade="BF"/>
                                        <w:sz w:val="40"/>
                                        <w:szCs w:val="40"/>
                                      </w:rPr>
                                      <w:t>August 19,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55444D4" id="_x0000_t202" coordsize="21600,21600" o:spt="202" path="m,l,21600r21600,l21600,xe">
                    <v:stroke joinstyle="miter"/>
                    <v:path gradientshapeok="t" o:connecttype="rect"/>
                  </v:shapetype>
                  <v:shape id="Text Box 111" o:spid="_x0000_s1026" type="#_x0000_t202" style="position:absolute;margin-left:0;margin-top:0;width:288.25pt;height:287.5pt;z-index:25164595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8-19T00:00:00Z">
                              <w:dateFormat w:val="MMMM d, yyyy"/>
                              <w:lid w:val="en-US"/>
                              <w:storeMappedDataAs w:val="dateTime"/>
                              <w:calendar w:val="gregorian"/>
                            </w:date>
                          </w:sdtPr>
                          <w:sdtContent>
                            <w:p w14:paraId="393BD10B" w14:textId="5DB1B01C" w:rsidR="00E0630A" w:rsidRDefault="004D42CD" w:rsidP="00E0630A">
                              <w:pPr>
                                <w:pStyle w:val="NoSpacing"/>
                                <w:rPr>
                                  <w:caps/>
                                  <w:color w:val="323E4F" w:themeColor="text2" w:themeShade="BF"/>
                                  <w:sz w:val="40"/>
                                  <w:szCs w:val="40"/>
                                </w:rPr>
                              </w:pPr>
                              <w:r>
                                <w:rPr>
                                  <w:caps/>
                                  <w:color w:val="323E4F" w:themeColor="text2" w:themeShade="BF"/>
                                  <w:sz w:val="40"/>
                                  <w:szCs w:val="40"/>
                                </w:rPr>
                                <w:t>August 19,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44928" behindDoc="0" locked="0" layoutInCell="1" allowOverlap="1" wp14:anchorId="0CDDDA18" wp14:editId="28855C1A">
                    <wp:simplePos x="0" y="0"/>
                    <mc:AlternateContent>
                      <mc:Choice Requires="wp14">
                        <wp:positionH relativeFrom="page">
                          <wp14:pctPosHOffset>15000</wp14:pctPosHOffset>
                        </wp:positionH>
                      </mc:Choice>
                      <mc:Fallback>
                        <wp:positionH relativeFrom="page">
                          <wp:posOffset>754380</wp:posOffset>
                        </wp:positionH>
                      </mc:Fallback>
                    </mc:AlternateContent>
                    <mc:AlternateContent>
                      <mc:Choice Requires="wp14">
                        <wp:positionV relativeFrom="page">
                          <wp14:pctPosVOffset>83700</wp14:pctPosVOffset>
                        </wp:positionV>
                      </mc:Choice>
                      <mc:Fallback>
                        <wp:positionV relativeFrom="page">
                          <wp:posOffset>6504940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6CF7704" w14:textId="098E7938" w:rsidR="00E0630A" w:rsidRDefault="00E0630A">
                                    <w:pPr>
                                      <w:pStyle w:val="NoSpacing"/>
                                      <w:jc w:val="right"/>
                                      <w:rPr>
                                        <w:caps/>
                                        <w:color w:val="262626" w:themeColor="text1" w:themeTint="D9"/>
                                        <w:sz w:val="28"/>
                                        <w:szCs w:val="28"/>
                                      </w:rPr>
                                    </w:pPr>
                                    <w:r>
                                      <w:rPr>
                                        <w:caps/>
                                        <w:color w:val="262626" w:themeColor="text1" w:themeTint="D9"/>
                                        <w:sz w:val="28"/>
                                        <w:szCs w:val="28"/>
                                      </w:rPr>
                                      <w:t>ahmed elshennawy</w:t>
                                    </w:r>
                                  </w:p>
                                </w:sdtContent>
                              </w:sdt>
                              <w:p w14:paraId="2015B1D1" w14:textId="0B31C9F8" w:rsidR="00E0630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D922DF">
                                      <w:rPr>
                                        <w:caps/>
                                        <w:color w:val="262626" w:themeColor="text1" w:themeTint="D9"/>
                                        <w:sz w:val="20"/>
                                        <w:szCs w:val="20"/>
                                      </w:rPr>
                                      <w:t xml:space="preserve">     </w:t>
                                    </w:r>
                                  </w:sdtContent>
                                </w:sdt>
                              </w:p>
                              <w:p w14:paraId="7B535ED6" w14:textId="612ADE05" w:rsidR="00E0630A"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D922DF">
                                      <w:rPr>
                                        <w:color w:val="262626" w:themeColor="text1" w:themeTint="D9"/>
                                        <w:sz w:val="20"/>
                                        <w:szCs w:val="20"/>
                                      </w:rPr>
                                      <w:t xml:space="preserve">     </w:t>
                                    </w:r>
                                  </w:sdtContent>
                                </w:sdt>
                                <w:r w:rsidR="00E0630A">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CDDDA18" id="Text Box 112" o:spid="_x0000_s1027" type="#_x0000_t202" style="position:absolute;margin-left:0;margin-top:0;width:453pt;height:51.4pt;z-index:251644928;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6CF7704" w14:textId="098E7938" w:rsidR="00E0630A" w:rsidRDefault="00E0630A">
                              <w:pPr>
                                <w:pStyle w:val="NoSpacing"/>
                                <w:jc w:val="right"/>
                                <w:rPr>
                                  <w:caps/>
                                  <w:color w:val="262626" w:themeColor="text1" w:themeTint="D9"/>
                                  <w:sz w:val="28"/>
                                  <w:szCs w:val="28"/>
                                </w:rPr>
                              </w:pPr>
                              <w:r>
                                <w:rPr>
                                  <w:caps/>
                                  <w:color w:val="262626" w:themeColor="text1" w:themeTint="D9"/>
                                  <w:sz w:val="28"/>
                                  <w:szCs w:val="28"/>
                                </w:rPr>
                                <w:t>ahmed elshennawy</w:t>
                              </w:r>
                            </w:p>
                          </w:sdtContent>
                        </w:sdt>
                        <w:p w14:paraId="2015B1D1" w14:textId="0B31C9F8" w:rsidR="00E0630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D922DF">
                                <w:rPr>
                                  <w:caps/>
                                  <w:color w:val="262626" w:themeColor="text1" w:themeTint="D9"/>
                                  <w:sz w:val="20"/>
                                  <w:szCs w:val="20"/>
                                </w:rPr>
                                <w:t xml:space="preserve">     </w:t>
                              </w:r>
                            </w:sdtContent>
                          </w:sdt>
                        </w:p>
                        <w:p w14:paraId="7B535ED6" w14:textId="612ADE05" w:rsidR="00E0630A"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D922DF">
                                <w:rPr>
                                  <w:color w:val="262626" w:themeColor="text1" w:themeTint="D9"/>
                                  <w:sz w:val="20"/>
                                  <w:szCs w:val="20"/>
                                </w:rPr>
                                <w:t xml:space="preserve">     </w:t>
                              </w:r>
                            </w:sdtContent>
                          </w:sdt>
                          <w:r w:rsidR="00E0630A">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43904" behindDoc="0" locked="0" layoutInCell="1" allowOverlap="1" wp14:anchorId="65EE4FE3" wp14:editId="672821E9">
                    <wp:simplePos x="0" y="0"/>
                    <mc:AlternateContent>
                      <mc:Choice Requires="wp14">
                        <wp:positionH relativeFrom="page">
                          <wp14:pctPosHOffset>15000</wp14:pctPosHOffset>
                        </wp:positionH>
                      </mc:Choice>
                      <mc:Fallback>
                        <wp:positionH relativeFrom="page">
                          <wp:posOffset>754380</wp:posOffset>
                        </wp:positionH>
                      </mc:Fallback>
                    </mc:AlternateContent>
                    <mc:AlternateContent>
                      <mc:Choice Requires="wp14">
                        <wp:positionV relativeFrom="page">
                          <wp14:pctPosVOffset>45500</wp14:pctPosVOffset>
                        </wp:positionV>
                      </mc:Choice>
                      <mc:Fallback>
                        <wp:positionV relativeFrom="page">
                          <wp:posOffset>3536315</wp:posOffset>
                        </wp:positionV>
                      </mc:Fallback>
                    </mc:AlternateContent>
                    <wp:extent cx="5753100" cy="525780"/>
                    <wp:effectExtent l="0" t="0" r="4445" b="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6A359F" w14:textId="521E9265" w:rsidR="00E0630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0630A">
                                      <w:rPr>
                                        <w:rFonts w:hint="cs"/>
                                        <w:caps/>
                                        <w:color w:val="323E4F" w:themeColor="text2" w:themeShade="BF"/>
                                        <w:sz w:val="52"/>
                                        <w:szCs w:val="52"/>
                                        <w:rtl/>
                                      </w:rPr>
                                      <w:t>مشروع إنتاج لحوم الخرفان</w:t>
                                    </w:r>
                                  </w:sdtContent>
                                </w:sdt>
                              </w:p>
                              <w:p w14:paraId="2D97F499" w14:textId="6C3CEBA5" w:rsidR="00E0630A" w:rsidRDefault="00000000" w:rsidP="005F20B1">
                                <w:pPr>
                                  <w:pStyle w:val="NoSpacing"/>
                                  <w:bidi/>
                                  <w:rPr>
                                    <w:smallCaps/>
                                    <w:color w:val="44546A" w:themeColor="text2"/>
                                    <w:sz w:val="36"/>
                                    <w:szCs w:val="36"/>
                                  </w:rPr>
                                </w:pPr>
                                <w:sdt>
                                  <w:sdtPr>
                                    <w:rPr>
                                      <w:smallCaps/>
                                      <w:color w:val="44546A" w:themeColor="text2"/>
                                      <w:sz w:val="36"/>
                                      <w:szCs w:val="36"/>
                                      <w:rtl/>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00E0630A">
                                      <w:rPr>
                                        <w:rFonts w:hint="cs"/>
                                        <w:smallCaps/>
                                        <w:color w:val="44546A" w:themeColor="text2"/>
                                        <w:sz w:val="36"/>
                                        <w:szCs w:val="36"/>
                                        <w:rtl/>
                                      </w:rPr>
                                      <w:t>دراسة جدوى شاملة</w:t>
                                    </w:r>
                                  </w:sdtContent>
                                </w:sdt>
                                <w:r w:rsidR="005F20B1">
                                  <w:rPr>
                                    <w:smallCaps/>
                                    <w:color w:val="44546A" w:themeColor="text2"/>
                                    <w:sz w:val="36"/>
                                    <w:szCs w:val="36"/>
                                  </w:rPr>
                                  <w:t xml:space="preserve"> - </w:t>
                                </w:r>
                                <w:r w:rsidR="005F20B1">
                                  <w:rPr>
                                    <w:rFonts w:hint="cs"/>
                                    <w:smallCaps/>
                                    <w:color w:val="44546A" w:themeColor="text2"/>
                                    <w:sz w:val="36"/>
                                    <w:szCs w:val="36"/>
                                    <w:rtl/>
                                  </w:rPr>
                                  <w:t>صيف 2025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65EE4FE3" id="Text Box 113" o:spid="_x0000_s1028" type="#_x0000_t202" style="position:absolute;margin-left:0;margin-top:0;width:453pt;height:41.4pt;z-index:251643904;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486A359F" w14:textId="521E9265" w:rsidR="00E0630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0630A">
                                <w:rPr>
                                  <w:rFonts w:hint="cs"/>
                                  <w:caps/>
                                  <w:color w:val="323E4F" w:themeColor="text2" w:themeShade="BF"/>
                                  <w:sz w:val="52"/>
                                  <w:szCs w:val="52"/>
                                  <w:rtl/>
                                </w:rPr>
                                <w:t>مشروع إنتاج لحوم الخرفان</w:t>
                              </w:r>
                            </w:sdtContent>
                          </w:sdt>
                        </w:p>
                        <w:p w14:paraId="2D97F499" w14:textId="6C3CEBA5" w:rsidR="00E0630A" w:rsidRDefault="00000000" w:rsidP="005F20B1">
                          <w:pPr>
                            <w:pStyle w:val="NoSpacing"/>
                            <w:bidi/>
                            <w:rPr>
                              <w:smallCaps/>
                              <w:color w:val="44546A" w:themeColor="text2"/>
                              <w:sz w:val="36"/>
                              <w:szCs w:val="36"/>
                            </w:rPr>
                          </w:pPr>
                          <w:sdt>
                            <w:sdtPr>
                              <w:rPr>
                                <w:smallCaps/>
                                <w:color w:val="44546A" w:themeColor="text2"/>
                                <w:sz w:val="36"/>
                                <w:szCs w:val="36"/>
                                <w:rtl/>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00E0630A">
                                <w:rPr>
                                  <w:rFonts w:hint="cs"/>
                                  <w:smallCaps/>
                                  <w:color w:val="44546A" w:themeColor="text2"/>
                                  <w:sz w:val="36"/>
                                  <w:szCs w:val="36"/>
                                  <w:rtl/>
                                </w:rPr>
                                <w:t>دراسة جدوى شاملة</w:t>
                              </w:r>
                            </w:sdtContent>
                          </w:sdt>
                          <w:r w:rsidR="005F20B1">
                            <w:rPr>
                              <w:smallCaps/>
                              <w:color w:val="44546A" w:themeColor="text2"/>
                              <w:sz w:val="36"/>
                              <w:szCs w:val="36"/>
                            </w:rPr>
                            <w:t xml:space="preserve"> - </w:t>
                          </w:r>
                          <w:r w:rsidR="005F20B1">
                            <w:rPr>
                              <w:rFonts w:hint="cs"/>
                              <w:smallCaps/>
                              <w:color w:val="44546A" w:themeColor="text2"/>
                              <w:sz w:val="36"/>
                              <w:szCs w:val="36"/>
                              <w:rtl/>
                            </w:rPr>
                            <w:t>صيف 2025</w:t>
                          </w:r>
                        </w:p>
                      </w:txbxContent>
                    </v:textbox>
                    <w10:wrap type="square" anchorx="page" anchory="page"/>
                  </v:shape>
                </w:pict>
              </mc:Fallback>
            </mc:AlternateContent>
          </w:r>
          <w:r>
            <w:rPr>
              <w:noProof/>
            </w:rPr>
            <mc:AlternateContent>
              <mc:Choice Requires="wpg">
                <w:drawing>
                  <wp:anchor distT="0" distB="0" distL="114300" distR="114300" simplePos="0" relativeHeight="251642880" behindDoc="0" locked="0" layoutInCell="1" allowOverlap="1" wp14:anchorId="59C72BE7" wp14:editId="47AA804A">
                    <wp:simplePos x="0" y="0"/>
                    <mc:AlternateContent>
                      <mc:Choice Requires="wp14">
                        <wp:positionH relativeFrom="page">
                          <wp14:pctPosHOffset>4500</wp14:pctPosHOffset>
                        </wp:positionH>
                      </mc:Choice>
                      <mc:Fallback>
                        <wp:positionH relativeFrom="page">
                          <wp:posOffset>226060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AC1EA92" id="Group 115" o:spid="_x0000_s1026" style="position:absolute;left:0;text-align:left;margin-left:0;margin-top:0;width:18pt;height:10in;z-index:25164288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d7d31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4472c4 [3204]" stroked="f" strokeweight="1.5pt">
                      <o:lock v:ext="edit" aspectratio="t"/>
                    </v:rect>
                    <w10:wrap anchorx="page" anchory="page"/>
                  </v:group>
                </w:pict>
              </mc:Fallback>
            </mc:AlternateContent>
          </w:r>
          <w:r>
            <w:br w:type="page"/>
          </w:r>
        </w:p>
      </w:sdtContent>
    </w:sdt>
    <w:sdt>
      <w:sdtPr>
        <w:rPr>
          <w:rFonts w:asciiTheme="minorHAnsi" w:eastAsiaTheme="minorEastAsia" w:hAnsiTheme="minorHAnsi" w:cstheme="minorBidi"/>
          <w:color w:val="auto"/>
          <w:sz w:val="21"/>
          <w:szCs w:val="21"/>
          <w:rtl/>
        </w:rPr>
        <w:id w:val="1149252646"/>
        <w:docPartObj>
          <w:docPartGallery w:val="Table of Contents"/>
          <w:docPartUnique/>
        </w:docPartObj>
      </w:sdtPr>
      <w:sdtEndPr>
        <w:rPr>
          <w:rtl w:val="0"/>
        </w:rPr>
      </w:sdtEndPr>
      <w:sdtContent>
        <w:p w14:paraId="0EE82C5E" w14:textId="67702E9A" w:rsidR="00E0630A" w:rsidRDefault="004B5AFF" w:rsidP="00EE50FD">
          <w:pPr>
            <w:pStyle w:val="TOCHeading"/>
            <w:bidi/>
            <w:rPr>
              <w:rFonts w:hint="cs"/>
              <w:rtl/>
            </w:rPr>
          </w:pPr>
          <w:r>
            <w:rPr>
              <w:rFonts w:hint="cs"/>
              <w:rtl/>
            </w:rPr>
            <w:t>المحتوى</w:t>
          </w:r>
        </w:p>
        <w:p w14:paraId="4EC48304" w14:textId="78757D8E" w:rsidR="00D922DF" w:rsidRDefault="00E0630A">
          <w:pPr>
            <w:pStyle w:val="TOC1"/>
            <w:tabs>
              <w:tab w:val="right" w:leader="dot" w:pos="5030"/>
            </w:tabs>
            <w:bidi/>
            <w:rPr>
              <w:bCs w:val="0"/>
              <w:noProof/>
              <w:kern w:val="2"/>
              <w:sz w:val="24"/>
              <w:szCs w:val="24"/>
              <w:rtl/>
              <w:lang w:bidi="ar-SA"/>
              <w14:ligatures w14:val="standardContextual"/>
            </w:rPr>
          </w:pPr>
          <w:r>
            <w:rPr>
              <w:bCs w:val="0"/>
            </w:rPr>
            <w:fldChar w:fldCharType="begin"/>
          </w:r>
          <w:r>
            <w:instrText xml:space="preserve"> TOC \o "1-3" \h \z \u </w:instrText>
          </w:r>
          <w:r>
            <w:rPr>
              <w:bCs w:val="0"/>
            </w:rPr>
            <w:fldChar w:fldCharType="separate"/>
          </w:r>
          <w:hyperlink w:anchor="_Toc206495827" w:history="1">
            <w:r w:rsidR="00D922DF" w:rsidRPr="00367054">
              <w:rPr>
                <w:rStyle w:val="Hyperlink"/>
                <w:rFonts w:hint="eastAsia"/>
                <w:noProof/>
                <w:rtl/>
              </w:rPr>
              <w:t>الموجز</w:t>
            </w:r>
            <w:r w:rsidR="00D922DF" w:rsidRPr="00367054">
              <w:rPr>
                <w:rStyle w:val="Hyperlink"/>
                <w:noProof/>
                <w:rtl/>
              </w:rPr>
              <w:t xml:space="preserve"> </w:t>
            </w:r>
            <w:r w:rsidR="00D922DF" w:rsidRPr="00367054">
              <w:rPr>
                <w:rStyle w:val="Hyperlink"/>
                <w:rFonts w:hint="eastAsia"/>
                <w:noProof/>
                <w:rtl/>
              </w:rPr>
              <w:t>التنفيذي</w:t>
            </w:r>
            <w:r w:rsidR="00D922DF">
              <w:rPr>
                <w:noProof/>
                <w:webHidden/>
                <w:rtl/>
              </w:rPr>
              <w:tab/>
            </w:r>
            <w:r w:rsidR="00D922DF">
              <w:rPr>
                <w:rStyle w:val="Hyperlink"/>
                <w:noProof/>
                <w:rtl/>
              </w:rPr>
              <w:fldChar w:fldCharType="begin"/>
            </w:r>
            <w:r w:rsidR="00D922DF">
              <w:rPr>
                <w:noProof/>
                <w:webHidden/>
                <w:rtl/>
              </w:rPr>
              <w:instrText xml:space="preserve"> </w:instrText>
            </w:r>
            <w:r w:rsidR="00D922DF">
              <w:rPr>
                <w:noProof/>
                <w:webHidden/>
              </w:rPr>
              <w:instrText>PAGEREF</w:instrText>
            </w:r>
            <w:r w:rsidR="00D922DF">
              <w:rPr>
                <w:noProof/>
                <w:webHidden/>
                <w:rtl/>
              </w:rPr>
              <w:instrText xml:space="preserve"> _</w:instrText>
            </w:r>
            <w:r w:rsidR="00D922DF">
              <w:rPr>
                <w:noProof/>
                <w:webHidden/>
              </w:rPr>
              <w:instrText>Toc206495827 \h</w:instrText>
            </w:r>
            <w:r w:rsidR="00D922DF">
              <w:rPr>
                <w:noProof/>
                <w:webHidden/>
                <w:rtl/>
              </w:rPr>
              <w:instrText xml:space="preserve"> </w:instrText>
            </w:r>
            <w:r w:rsidR="00D922DF">
              <w:rPr>
                <w:rStyle w:val="Hyperlink"/>
                <w:noProof/>
                <w:rtl/>
              </w:rPr>
            </w:r>
            <w:r w:rsidR="00D922DF">
              <w:rPr>
                <w:rStyle w:val="Hyperlink"/>
                <w:noProof/>
                <w:rtl/>
              </w:rPr>
              <w:fldChar w:fldCharType="separate"/>
            </w:r>
            <w:r w:rsidR="0055059C">
              <w:rPr>
                <w:noProof/>
                <w:webHidden/>
                <w:rtl/>
              </w:rPr>
              <w:t>3</w:t>
            </w:r>
            <w:r w:rsidR="00D922DF">
              <w:rPr>
                <w:rStyle w:val="Hyperlink"/>
                <w:noProof/>
                <w:rtl/>
              </w:rPr>
              <w:fldChar w:fldCharType="end"/>
            </w:r>
          </w:hyperlink>
        </w:p>
        <w:p w14:paraId="63E31C93" w14:textId="66167826" w:rsidR="00D922DF" w:rsidRDefault="00D922DF">
          <w:pPr>
            <w:pStyle w:val="TOC2"/>
            <w:rPr>
              <w:bCs w:val="0"/>
              <w:noProof/>
              <w:kern w:val="2"/>
              <w:sz w:val="24"/>
              <w:szCs w:val="24"/>
              <w:rtl/>
              <w:lang w:bidi="ar-SA"/>
              <w14:ligatures w14:val="standardContextual"/>
            </w:rPr>
          </w:pPr>
          <w:hyperlink w:anchor="_Toc206495828" w:history="1">
            <w:r w:rsidRPr="00367054">
              <w:rPr>
                <w:rStyle w:val="Hyperlink"/>
                <w:rFonts w:hint="eastAsia"/>
                <w:noProof/>
                <w:rtl/>
              </w:rPr>
              <w:t>الأهداف</w:t>
            </w:r>
            <w:r w:rsidRPr="00367054">
              <w:rPr>
                <w:rStyle w:val="Hyperlink"/>
                <w:noProof/>
                <w:rtl/>
              </w:rPr>
              <w:t xml:space="preserve"> </w:t>
            </w:r>
            <w:r w:rsidRPr="00367054">
              <w:rPr>
                <w:rStyle w:val="Hyperlink"/>
                <w:rFonts w:hint="eastAsia"/>
                <w:noProof/>
                <w:rtl/>
              </w:rPr>
              <w:t>الرئيسية</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Toc206495828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3</w:t>
            </w:r>
            <w:r>
              <w:rPr>
                <w:rStyle w:val="Hyperlink"/>
                <w:noProof/>
                <w:rtl/>
              </w:rPr>
              <w:fldChar w:fldCharType="end"/>
            </w:r>
          </w:hyperlink>
        </w:p>
        <w:p w14:paraId="1ACC115D" w14:textId="78F0F4E7" w:rsidR="00D922DF" w:rsidRDefault="00D922DF">
          <w:pPr>
            <w:pStyle w:val="TOC2"/>
            <w:rPr>
              <w:bCs w:val="0"/>
              <w:noProof/>
              <w:kern w:val="2"/>
              <w:sz w:val="24"/>
              <w:szCs w:val="24"/>
              <w:rtl/>
              <w:lang w:bidi="ar-SA"/>
              <w14:ligatures w14:val="standardContextual"/>
            </w:rPr>
          </w:pPr>
          <w:hyperlink w:anchor="_Toc206495829" w:history="1">
            <w:r w:rsidRPr="00367054">
              <w:rPr>
                <w:rStyle w:val="Hyperlink"/>
                <w:rFonts w:hint="eastAsia"/>
                <w:noProof/>
                <w:rtl/>
              </w:rPr>
              <w:t>فرص</w:t>
            </w:r>
            <w:r w:rsidRPr="00367054">
              <w:rPr>
                <w:rStyle w:val="Hyperlink"/>
                <w:noProof/>
                <w:rtl/>
              </w:rPr>
              <w:t xml:space="preserve"> </w:t>
            </w:r>
            <w:r w:rsidRPr="00367054">
              <w:rPr>
                <w:rStyle w:val="Hyperlink"/>
                <w:rFonts w:hint="eastAsia"/>
                <w:noProof/>
                <w:rtl/>
              </w:rPr>
              <w:t>وتحديات</w:t>
            </w:r>
            <w:r w:rsidRPr="00367054">
              <w:rPr>
                <w:rStyle w:val="Hyperlink"/>
                <w:noProof/>
                <w:rtl/>
              </w:rPr>
              <w:t xml:space="preserve"> </w:t>
            </w:r>
            <w:r w:rsidRPr="00367054">
              <w:rPr>
                <w:rStyle w:val="Hyperlink"/>
                <w:rFonts w:hint="eastAsia"/>
                <w:noProof/>
                <w:rtl/>
              </w:rPr>
              <w:t>المشروع</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Toc206495829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3</w:t>
            </w:r>
            <w:r>
              <w:rPr>
                <w:rStyle w:val="Hyperlink"/>
                <w:noProof/>
                <w:rtl/>
              </w:rPr>
              <w:fldChar w:fldCharType="end"/>
            </w:r>
          </w:hyperlink>
        </w:p>
        <w:p w14:paraId="21C2EE16" w14:textId="6FDB0B63" w:rsidR="00D922DF" w:rsidRDefault="00D922DF">
          <w:pPr>
            <w:pStyle w:val="TOC3"/>
            <w:rPr>
              <w:bCs w:val="0"/>
              <w:noProof/>
              <w:kern w:val="2"/>
              <w:sz w:val="24"/>
              <w:szCs w:val="24"/>
              <w:rtl/>
              <w:lang w:bidi="ar-SA"/>
              <w14:ligatures w14:val="standardContextual"/>
            </w:rPr>
          </w:pPr>
          <w:hyperlink w:anchor="_Toc206495830" w:history="1">
            <w:r w:rsidRPr="00367054">
              <w:rPr>
                <w:rStyle w:val="Hyperlink"/>
                <w:rFonts w:hint="eastAsia"/>
                <w:noProof/>
                <w:rtl/>
              </w:rPr>
              <w:t>متطلبات</w:t>
            </w:r>
            <w:r w:rsidRPr="00367054">
              <w:rPr>
                <w:rStyle w:val="Hyperlink"/>
                <w:noProof/>
                <w:rtl/>
              </w:rPr>
              <w:t xml:space="preserve"> </w:t>
            </w:r>
            <w:r w:rsidRPr="00367054">
              <w:rPr>
                <w:rStyle w:val="Hyperlink"/>
                <w:rFonts w:hint="eastAsia"/>
                <w:noProof/>
                <w:rtl/>
              </w:rPr>
              <w:t>نجاح</w:t>
            </w:r>
            <w:r w:rsidRPr="00367054">
              <w:rPr>
                <w:rStyle w:val="Hyperlink"/>
                <w:noProof/>
                <w:rtl/>
              </w:rPr>
              <w:t xml:space="preserve"> </w:t>
            </w:r>
            <w:r w:rsidRPr="00367054">
              <w:rPr>
                <w:rStyle w:val="Hyperlink"/>
                <w:rFonts w:hint="eastAsia"/>
                <w:noProof/>
                <w:rtl/>
              </w:rPr>
              <w:t>المشروع</w:t>
            </w:r>
            <w:r w:rsidRPr="00367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Toc206495830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4</w:t>
            </w:r>
            <w:r>
              <w:rPr>
                <w:rStyle w:val="Hyperlink"/>
                <w:noProof/>
                <w:rtl/>
              </w:rPr>
              <w:fldChar w:fldCharType="end"/>
            </w:r>
          </w:hyperlink>
        </w:p>
        <w:p w14:paraId="4E34788A" w14:textId="558A3EE1" w:rsidR="00D922DF" w:rsidRDefault="00D922DF">
          <w:pPr>
            <w:pStyle w:val="TOC3"/>
            <w:rPr>
              <w:bCs w:val="0"/>
              <w:noProof/>
              <w:kern w:val="2"/>
              <w:sz w:val="24"/>
              <w:szCs w:val="24"/>
              <w:rtl/>
              <w:lang w:bidi="ar-SA"/>
              <w14:ligatures w14:val="standardContextual"/>
            </w:rPr>
          </w:pPr>
          <w:hyperlink w:anchor="_Toc206495831" w:history="1">
            <w:r w:rsidRPr="00367054">
              <w:rPr>
                <w:rStyle w:val="Hyperlink"/>
                <w:rFonts w:hint="eastAsia"/>
                <w:noProof/>
                <w:rtl/>
              </w:rPr>
              <w:t>التحديات</w:t>
            </w:r>
            <w:r w:rsidRPr="00367054">
              <w:rPr>
                <w:rStyle w:val="Hyperlink"/>
                <w:noProof/>
                <w:rtl/>
              </w:rPr>
              <w:t xml:space="preserve"> </w:t>
            </w:r>
            <w:r w:rsidRPr="00367054">
              <w:rPr>
                <w:rStyle w:val="Hyperlink"/>
                <w:rFonts w:hint="eastAsia"/>
                <w:noProof/>
                <w:rtl/>
              </w:rPr>
              <w:t>المتوقعة</w:t>
            </w:r>
            <w:r w:rsidRPr="00367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Toc206495831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4</w:t>
            </w:r>
            <w:r>
              <w:rPr>
                <w:rStyle w:val="Hyperlink"/>
                <w:noProof/>
                <w:rtl/>
              </w:rPr>
              <w:fldChar w:fldCharType="end"/>
            </w:r>
          </w:hyperlink>
        </w:p>
        <w:p w14:paraId="4E0128F6" w14:textId="641A49F0" w:rsidR="00D922DF" w:rsidRDefault="00D922DF">
          <w:pPr>
            <w:pStyle w:val="TOC3"/>
            <w:rPr>
              <w:bCs w:val="0"/>
              <w:noProof/>
              <w:kern w:val="2"/>
              <w:sz w:val="24"/>
              <w:szCs w:val="24"/>
              <w:rtl/>
              <w:lang w:bidi="ar-SA"/>
              <w14:ligatures w14:val="standardContextual"/>
            </w:rPr>
          </w:pPr>
          <w:hyperlink w:anchor="_Toc206495832" w:history="1">
            <w:r w:rsidRPr="00367054">
              <w:rPr>
                <w:rStyle w:val="Hyperlink"/>
                <w:rFonts w:hint="eastAsia"/>
                <w:noProof/>
                <w:rtl/>
              </w:rPr>
              <w:t>مؤشرات</w:t>
            </w:r>
            <w:r w:rsidRPr="00367054">
              <w:rPr>
                <w:rStyle w:val="Hyperlink"/>
                <w:noProof/>
                <w:rtl/>
              </w:rPr>
              <w:t xml:space="preserve"> </w:t>
            </w:r>
            <w:r w:rsidRPr="00367054">
              <w:rPr>
                <w:rStyle w:val="Hyperlink"/>
                <w:rFonts w:hint="eastAsia"/>
                <w:noProof/>
                <w:rtl/>
              </w:rPr>
              <w:t>مالية</w:t>
            </w:r>
            <w:r w:rsidRPr="00367054">
              <w:rPr>
                <w:rStyle w:val="Hyperlink"/>
                <w:noProof/>
                <w:rtl/>
              </w:rPr>
              <w:t xml:space="preserve"> </w:t>
            </w:r>
            <w:r w:rsidRPr="00367054">
              <w:rPr>
                <w:rStyle w:val="Hyperlink"/>
                <w:rFonts w:hint="eastAsia"/>
                <w:noProof/>
                <w:rtl/>
              </w:rPr>
              <w:t>أولية</w:t>
            </w:r>
            <w:r w:rsidRPr="00367054">
              <w:rPr>
                <w:rStyle w:val="Hyperlink"/>
                <w:noProof/>
                <w:rtl/>
              </w:rPr>
              <w:t xml:space="preserve"> </w:t>
            </w:r>
            <w:r w:rsidRPr="00367054">
              <w:rPr>
                <w:rStyle w:val="Hyperlink"/>
                <w:rFonts w:hint="eastAsia"/>
                <w:noProof/>
                <w:rtl/>
              </w:rPr>
              <w:t>متوقعة</w:t>
            </w:r>
            <w:r w:rsidRPr="00367054">
              <w:rPr>
                <w:rStyle w:val="Hyperlink"/>
                <w:noProof/>
                <w:rtl/>
              </w:rPr>
              <w:t xml:space="preserve"> (</w:t>
            </w:r>
            <w:r w:rsidRPr="00367054">
              <w:rPr>
                <w:rStyle w:val="Hyperlink"/>
                <w:rFonts w:hint="eastAsia"/>
                <w:noProof/>
                <w:rtl/>
              </w:rPr>
              <w:t>للمرحلة</w:t>
            </w:r>
            <w:r w:rsidRPr="00367054">
              <w:rPr>
                <w:rStyle w:val="Hyperlink"/>
                <w:noProof/>
                <w:rtl/>
              </w:rPr>
              <w:t xml:space="preserve"> </w:t>
            </w:r>
            <w:r w:rsidRPr="00367054">
              <w:rPr>
                <w:rStyle w:val="Hyperlink"/>
                <w:rFonts w:hint="eastAsia"/>
                <w:noProof/>
                <w:rtl/>
              </w:rPr>
              <w:t>الأولى</w:t>
            </w:r>
            <w:r w:rsidRPr="00367054">
              <w:rPr>
                <w:rStyle w:val="Hyperlink"/>
                <w:noProof/>
                <w:rtl/>
              </w:rPr>
              <w:t>)</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Toc206495832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4</w:t>
            </w:r>
            <w:r>
              <w:rPr>
                <w:rStyle w:val="Hyperlink"/>
                <w:noProof/>
                <w:rtl/>
              </w:rPr>
              <w:fldChar w:fldCharType="end"/>
            </w:r>
          </w:hyperlink>
        </w:p>
        <w:p w14:paraId="1D8D559D" w14:textId="3665CD87" w:rsidR="00D922DF" w:rsidRDefault="00D922DF">
          <w:pPr>
            <w:pStyle w:val="TOC1"/>
            <w:tabs>
              <w:tab w:val="right" w:leader="dot" w:pos="5030"/>
            </w:tabs>
            <w:bidi/>
            <w:rPr>
              <w:bCs w:val="0"/>
              <w:noProof/>
              <w:kern w:val="2"/>
              <w:sz w:val="24"/>
              <w:szCs w:val="24"/>
              <w:rtl/>
              <w:lang w:bidi="ar-SA"/>
              <w14:ligatures w14:val="standardContextual"/>
            </w:rPr>
          </w:pPr>
          <w:hyperlink w:anchor="_Toc206495833" w:history="1">
            <w:r w:rsidRPr="00367054">
              <w:rPr>
                <w:rStyle w:val="Hyperlink"/>
                <w:rFonts w:hint="eastAsia"/>
                <w:noProof/>
                <w:rtl/>
              </w:rPr>
              <w:t>الدراسة</w:t>
            </w:r>
            <w:r w:rsidRPr="00367054">
              <w:rPr>
                <w:rStyle w:val="Hyperlink"/>
                <w:noProof/>
                <w:rtl/>
              </w:rPr>
              <w:t xml:space="preserve"> </w:t>
            </w:r>
            <w:r w:rsidRPr="00367054">
              <w:rPr>
                <w:rStyle w:val="Hyperlink"/>
                <w:rFonts w:hint="eastAsia"/>
                <w:noProof/>
                <w:rtl/>
              </w:rPr>
              <w:t>السوقية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Toc206495833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5</w:t>
            </w:r>
            <w:r>
              <w:rPr>
                <w:rStyle w:val="Hyperlink"/>
                <w:noProof/>
                <w:rtl/>
              </w:rPr>
              <w:fldChar w:fldCharType="end"/>
            </w:r>
          </w:hyperlink>
        </w:p>
        <w:p w14:paraId="521A1F42" w14:textId="31A57AF0" w:rsidR="00D922DF" w:rsidRDefault="00D922DF">
          <w:pPr>
            <w:pStyle w:val="TOC2"/>
            <w:rPr>
              <w:bCs w:val="0"/>
              <w:noProof/>
              <w:kern w:val="2"/>
              <w:sz w:val="24"/>
              <w:szCs w:val="24"/>
              <w:rtl/>
              <w:lang w:bidi="ar-SA"/>
              <w14:ligatures w14:val="standardContextual"/>
            </w:rPr>
          </w:pPr>
          <w:hyperlink w:anchor="_Toc206495834" w:history="1">
            <w:r w:rsidRPr="00367054">
              <w:rPr>
                <w:rStyle w:val="Hyperlink"/>
                <w:rFonts w:hint="eastAsia"/>
                <w:noProof/>
                <w:rtl/>
              </w:rPr>
              <w:t>تحليل</w:t>
            </w:r>
            <w:r w:rsidRPr="00367054">
              <w:rPr>
                <w:rStyle w:val="Hyperlink"/>
                <w:noProof/>
                <w:rtl/>
              </w:rPr>
              <w:t xml:space="preserve"> </w:t>
            </w:r>
            <w:r w:rsidRPr="00367054">
              <w:rPr>
                <w:rStyle w:val="Hyperlink"/>
                <w:rFonts w:hint="eastAsia"/>
                <w:noProof/>
                <w:rtl/>
              </w:rPr>
              <w:t>حجم</w:t>
            </w:r>
            <w:r w:rsidRPr="00367054">
              <w:rPr>
                <w:rStyle w:val="Hyperlink"/>
                <w:noProof/>
                <w:rtl/>
              </w:rPr>
              <w:t xml:space="preserve"> </w:t>
            </w:r>
            <w:r w:rsidRPr="00367054">
              <w:rPr>
                <w:rStyle w:val="Hyperlink"/>
                <w:rFonts w:hint="eastAsia"/>
                <w:noProof/>
                <w:rtl/>
              </w:rPr>
              <w:t>السوق</w:t>
            </w:r>
            <w:r w:rsidRPr="00367054">
              <w:rPr>
                <w:rStyle w:val="Hyperlink"/>
                <w:noProof/>
                <w:rtl/>
              </w:rPr>
              <w:t xml:space="preserve"> </w:t>
            </w:r>
            <w:r w:rsidRPr="00367054">
              <w:rPr>
                <w:rStyle w:val="Hyperlink"/>
                <w:rFonts w:hint="eastAsia"/>
                <w:noProof/>
                <w:rtl/>
              </w:rPr>
              <w:t>والطلب</w:t>
            </w:r>
            <w:r w:rsidRPr="00367054">
              <w:rPr>
                <w:rStyle w:val="Hyperlink"/>
                <w:noProof/>
                <w:rtl/>
              </w:rPr>
              <w:t xml:space="preserve"> </w:t>
            </w:r>
            <w:r w:rsidRPr="00367054">
              <w:rPr>
                <w:rStyle w:val="Hyperlink"/>
                <w:rFonts w:hint="eastAsia"/>
                <w:noProof/>
                <w:rtl/>
              </w:rPr>
              <w:t>المحتمل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Toc206495834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5</w:t>
            </w:r>
            <w:r>
              <w:rPr>
                <w:rStyle w:val="Hyperlink"/>
                <w:noProof/>
                <w:rtl/>
              </w:rPr>
              <w:fldChar w:fldCharType="end"/>
            </w:r>
          </w:hyperlink>
        </w:p>
        <w:p w14:paraId="4F2DFBCB" w14:textId="63E8F694" w:rsidR="00D922DF" w:rsidRDefault="00D922DF">
          <w:pPr>
            <w:pStyle w:val="TOC2"/>
            <w:rPr>
              <w:bCs w:val="0"/>
              <w:noProof/>
              <w:kern w:val="2"/>
              <w:sz w:val="24"/>
              <w:szCs w:val="24"/>
              <w:rtl/>
              <w:lang w:bidi="ar-SA"/>
              <w14:ligatures w14:val="standardContextual"/>
            </w:rPr>
          </w:pPr>
          <w:hyperlink w:anchor="_Toc206495835" w:history="1">
            <w:r w:rsidRPr="00367054">
              <w:rPr>
                <w:rStyle w:val="Hyperlink"/>
                <w:rFonts w:hint="eastAsia"/>
                <w:noProof/>
                <w:rtl/>
              </w:rPr>
              <w:t>دراسة</w:t>
            </w:r>
            <w:r w:rsidRPr="00367054">
              <w:rPr>
                <w:rStyle w:val="Hyperlink"/>
                <w:noProof/>
                <w:rtl/>
              </w:rPr>
              <w:t xml:space="preserve"> </w:t>
            </w:r>
            <w:r w:rsidRPr="00367054">
              <w:rPr>
                <w:rStyle w:val="Hyperlink"/>
                <w:rFonts w:hint="eastAsia"/>
                <w:noProof/>
                <w:rtl/>
              </w:rPr>
              <w:t>المنافسين</w:t>
            </w:r>
            <w:r w:rsidRPr="00367054">
              <w:rPr>
                <w:rStyle w:val="Hyperlink"/>
                <w:noProof/>
                <w:rtl/>
              </w:rPr>
              <w:t xml:space="preserve"> </w:t>
            </w:r>
            <w:r w:rsidRPr="00367054">
              <w:rPr>
                <w:rStyle w:val="Hyperlink"/>
                <w:rFonts w:hint="eastAsia"/>
                <w:noProof/>
                <w:rtl/>
              </w:rPr>
              <w:t>ونقاط</w:t>
            </w:r>
            <w:r w:rsidRPr="00367054">
              <w:rPr>
                <w:rStyle w:val="Hyperlink"/>
                <w:noProof/>
                <w:rtl/>
              </w:rPr>
              <w:t xml:space="preserve"> </w:t>
            </w:r>
            <w:r w:rsidRPr="00367054">
              <w:rPr>
                <w:rStyle w:val="Hyperlink"/>
                <w:rFonts w:hint="eastAsia"/>
                <w:noProof/>
                <w:rtl/>
              </w:rPr>
              <w:t>القوة</w:t>
            </w:r>
            <w:r w:rsidRPr="00367054">
              <w:rPr>
                <w:rStyle w:val="Hyperlink"/>
                <w:noProof/>
                <w:rtl/>
              </w:rPr>
              <w:t xml:space="preserve"> </w:t>
            </w:r>
            <w:r w:rsidRPr="00367054">
              <w:rPr>
                <w:rStyle w:val="Hyperlink"/>
                <w:rFonts w:hint="eastAsia"/>
                <w:noProof/>
                <w:rtl/>
              </w:rPr>
              <w:t>والضعف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Toc206495835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6</w:t>
            </w:r>
            <w:r>
              <w:rPr>
                <w:rStyle w:val="Hyperlink"/>
                <w:noProof/>
                <w:rtl/>
              </w:rPr>
              <w:fldChar w:fldCharType="end"/>
            </w:r>
          </w:hyperlink>
        </w:p>
        <w:p w14:paraId="32218C43" w14:textId="27798E6D" w:rsidR="00D922DF" w:rsidRDefault="00D922DF">
          <w:pPr>
            <w:pStyle w:val="TOC2"/>
            <w:rPr>
              <w:bCs w:val="0"/>
              <w:noProof/>
              <w:kern w:val="2"/>
              <w:sz w:val="24"/>
              <w:szCs w:val="24"/>
              <w:rtl/>
              <w:lang w:bidi="ar-SA"/>
              <w14:ligatures w14:val="standardContextual"/>
            </w:rPr>
          </w:pPr>
          <w:hyperlink w:anchor="_Toc206495836" w:history="1">
            <w:r w:rsidRPr="00367054">
              <w:rPr>
                <w:rStyle w:val="Hyperlink"/>
                <w:rFonts w:hint="eastAsia"/>
                <w:noProof/>
                <w:rtl/>
              </w:rPr>
              <w:t>تحديد</w:t>
            </w:r>
            <w:r w:rsidRPr="00367054">
              <w:rPr>
                <w:rStyle w:val="Hyperlink"/>
                <w:noProof/>
                <w:rtl/>
              </w:rPr>
              <w:t xml:space="preserve"> </w:t>
            </w:r>
            <w:r w:rsidRPr="00367054">
              <w:rPr>
                <w:rStyle w:val="Hyperlink"/>
                <w:rFonts w:hint="eastAsia"/>
                <w:noProof/>
                <w:rtl/>
              </w:rPr>
              <w:t>الفئة</w:t>
            </w:r>
            <w:r w:rsidRPr="00367054">
              <w:rPr>
                <w:rStyle w:val="Hyperlink"/>
                <w:noProof/>
                <w:rtl/>
              </w:rPr>
              <w:t xml:space="preserve"> </w:t>
            </w:r>
            <w:r w:rsidRPr="00367054">
              <w:rPr>
                <w:rStyle w:val="Hyperlink"/>
                <w:rFonts w:hint="eastAsia"/>
                <w:noProof/>
                <w:rtl/>
              </w:rPr>
              <w:t>المستهدفة</w:t>
            </w:r>
            <w:r w:rsidRPr="00367054">
              <w:rPr>
                <w:rStyle w:val="Hyperlink"/>
                <w:noProof/>
                <w:rtl/>
              </w:rPr>
              <w:t xml:space="preserve"> </w:t>
            </w:r>
            <w:r w:rsidRPr="00367054">
              <w:rPr>
                <w:rStyle w:val="Hyperlink"/>
                <w:rFonts w:hint="eastAsia"/>
                <w:noProof/>
                <w:rtl/>
              </w:rPr>
              <w:t>وخصائصها</w:t>
            </w:r>
            <w:r w:rsidRPr="00367054">
              <w:rPr>
                <w:rStyle w:val="Hyperlink"/>
                <w:noProof/>
                <w:rtl/>
              </w:rPr>
              <w:t xml:space="preserve"> </w:t>
            </w:r>
            <w:r w:rsidRPr="00367054">
              <w:rPr>
                <w:rStyle w:val="Hyperlink"/>
                <w:rFonts w:hint="eastAsia"/>
                <w:noProof/>
                <w:rtl/>
              </w:rPr>
              <w:t>الديموغرافية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Toc206495836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6</w:t>
            </w:r>
            <w:r>
              <w:rPr>
                <w:rStyle w:val="Hyperlink"/>
                <w:noProof/>
                <w:rtl/>
              </w:rPr>
              <w:fldChar w:fldCharType="end"/>
            </w:r>
          </w:hyperlink>
        </w:p>
        <w:p w14:paraId="4C0EC74C" w14:textId="740FD85D" w:rsidR="00D922DF" w:rsidRDefault="00D922DF">
          <w:pPr>
            <w:pStyle w:val="TOC2"/>
            <w:rPr>
              <w:bCs w:val="0"/>
              <w:noProof/>
              <w:kern w:val="2"/>
              <w:sz w:val="24"/>
              <w:szCs w:val="24"/>
              <w:rtl/>
              <w:lang w:bidi="ar-SA"/>
              <w14:ligatures w14:val="standardContextual"/>
            </w:rPr>
          </w:pPr>
          <w:hyperlink w:anchor="_Toc206495837" w:history="1">
            <w:r w:rsidRPr="00367054">
              <w:rPr>
                <w:rStyle w:val="Hyperlink"/>
                <w:rFonts w:hint="eastAsia"/>
                <w:noProof/>
                <w:rtl/>
              </w:rPr>
              <w:t>تحليل</w:t>
            </w:r>
            <w:r w:rsidRPr="00367054">
              <w:rPr>
                <w:rStyle w:val="Hyperlink"/>
                <w:noProof/>
                <w:rtl/>
              </w:rPr>
              <w:t xml:space="preserve"> </w:t>
            </w:r>
            <w:r w:rsidRPr="00367054">
              <w:rPr>
                <w:rStyle w:val="Hyperlink"/>
                <w:rFonts w:hint="eastAsia"/>
                <w:noProof/>
                <w:rtl/>
              </w:rPr>
              <w:t>سلوك</w:t>
            </w:r>
            <w:r w:rsidRPr="00367054">
              <w:rPr>
                <w:rStyle w:val="Hyperlink"/>
                <w:noProof/>
                <w:rtl/>
              </w:rPr>
              <w:t xml:space="preserve"> </w:t>
            </w:r>
            <w:r w:rsidRPr="00367054">
              <w:rPr>
                <w:rStyle w:val="Hyperlink"/>
                <w:rFonts w:hint="eastAsia"/>
                <w:noProof/>
                <w:rtl/>
              </w:rPr>
              <w:t>المستهلك</w:t>
            </w:r>
            <w:r w:rsidRPr="00367054">
              <w:rPr>
                <w:rStyle w:val="Hyperlink"/>
                <w:noProof/>
                <w:rtl/>
              </w:rPr>
              <w:t xml:space="preserve"> </w:t>
            </w:r>
            <w:r w:rsidRPr="00367054">
              <w:rPr>
                <w:rStyle w:val="Hyperlink"/>
                <w:rFonts w:hint="eastAsia"/>
                <w:noProof/>
                <w:rtl/>
              </w:rPr>
              <w:t>ونمط</w:t>
            </w:r>
            <w:r w:rsidRPr="00367054">
              <w:rPr>
                <w:rStyle w:val="Hyperlink"/>
                <w:noProof/>
                <w:rtl/>
              </w:rPr>
              <w:t xml:space="preserve"> </w:t>
            </w:r>
            <w:r w:rsidRPr="00367054">
              <w:rPr>
                <w:rStyle w:val="Hyperlink"/>
                <w:rFonts w:hint="eastAsia"/>
                <w:noProof/>
                <w:rtl/>
              </w:rPr>
              <w:t>الشراء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Toc206495837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7</w:t>
            </w:r>
            <w:r>
              <w:rPr>
                <w:rStyle w:val="Hyperlink"/>
                <w:noProof/>
                <w:rtl/>
              </w:rPr>
              <w:fldChar w:fldCharType="end"/>
            </w:r>
          </w:hyperlink>
        </w:p>
        <w:p w14:paraId="6E008A18" w14:textId="6AC6500A" w:rsidR="00D922DF" w:rsidRDefault="00D922DF">
          <w:pPr>
            <w:pStyle w:val="TOC2"/>
            <w:rPr>
              <w:bCs w:val="0"/>
              <w:noProof/>
              <w:kern w:val="2"/>
              <w:sz w:val="24"/>
              <w:szCs w:val="24"/>
              <w:rtl/>
              <w:lang w:bidi="ar-SA"/>
              <w14:ligatures w14:val="standardContextual"/>
            </w:rPr>
          </w:pPr>
          <w:hyperlink w:anchor="_Toc206495838" w:history="1">
            <w:r w:rsidRPr="00367054">
              <w:rPr>
                <w:rStyle w:val="Hyperlink"/>
                <w:rFonts w:hint="eastAsia"/>
                <w:noProof/>
                <w:rtl/>
              </w:rPr>
              <w:t>ملاحظات</w:t>
            </w:r>
            <w:r w:rsidRPr="00367054">
              <w:rPr>
                <w:rStyle w:val="Hyperlink"/>
                <w:noProof/>
                <w:rtl/>
              </w:rPr>
              <w:t xml:space="preserve"> </w:t>
            </w:r>
            <w:r w:rsidRPr="00367054">
              <w:rPr>
                <w:rStyle w:val="Hyperlink"/>
                <w:rFonts w:hint="eastAsia"/>
                <w:noProof/>
                <w:rtl/>
              </w:rPr>
              <w:t>ختامية</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Toc206495838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7</w:t>
            </w:r>
            <w:r>
              <w:rPr>
                <w:rStyle w:val="Hyperlink"/>
                <w:noProof/>
                <w:rtl/>
              </w:rPr>
              <w:fldChar w:fldCharType="end"/>
            </w:r>
          </w:hyperlink>
        </w:p>
        <w:p w14:paraId="25BEB29B" w14:textId="027214B3" w:rsidR="00D922DF" w:rsidRDefault="00D922DF">
          <w:pPr>
            <w:pStyle w:val="TOC1"/>
            <w:tabs>
              <w:tab w:val="right" w:leader="dot" w:pos="5030"/>
            </w:tabs>
            <w:bidi/>
            <w:rPr>
              <w:bCs w:val="0"/>
              <w:noProof/>
              <w:kern w:val="2"/>
              <w:sz w:val="24"/>
              <w:szCs w:val="24"/>
              <w:rtl/>
              <w:lang w:bidi="ar-SA"/>
              <w14:ligatures w14:val="standardContextual"/>
            </w:rPr>
          </w:pPr>
          <w:hyperlink w:anchor="_Toc206495839" w:history="1">
            <w:r w:rsidRPr="00367054">
              <w:rPr>
                <w:rStyle w:val="Hyperlink"/>
                <w:rFonts w:hint="eastAsia"/>
                <w:noProof/>
                <w:rtl/>
              </w:rPr>
              <w:t>الدراسة</w:t>
            </w:r>
            <w:r w:rsidRPr="00367054">
              <w:rPr>
                <w:rStyle w:val="Hyperlink"/>
                <w:noProof/>
                <w:rtl/>
              </w:rPr>
              <w:t xml:space="preserve"> </w:t>
            </w:r>
            <w:r w:rsidRPr="00367054">
              <w:rPr>
                <w:rStyle w:val="Hyperlink"/>
                <w:rFonts w:hint="eastAsia"/>
                <w:noProof/>
                <w:rtl/>
              </w:rPr>
              <w:t>الفنية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Toc206495839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8</w:t>
            </w:r>
            <w:r>
              <w:rPr>
                <w:rStyle w:val="Hyperlink"/>
                <w:noProof/>
                <w:rtl/>
              </w:rPr>
              <w:fldChar w:fldCharType="end"/>
            </w:r>
          </w:hyperlink>
        </w:p>
        <w:p w14:paraId="1FD6AFC4" w14:textId="68E60F51" w:rsidR="00D922DF" w:rsidRDefault="00D922DF">
          <w:pPr>
            <w:pStyle w:val="TOC2"/>
            <w:rPr>
              <w:bCs w:val="0"/>
              <w:noProof/>
              <w:kern w:val="2"/>
              <w:sz w:val="24"/>
              <w:szCs w:val="24"/>
              <w:rtl/>
              <w:lang w:bidi="ar-SA"/>
              <w14:ligatures w14:val="standardContextual"/>
            </w:rPr>
          </w:pPr>
          <w:hyperlink w:anchor="_Toc206495840" w:history="1">
            <w:r w:rsidRPr="00367054">
              <w:rPr>
                <w:rStyle w:val="Hyperlink"/>
                <w:rFonts w:hint="eastAsia"/>
                <w:noProof/>
                <w:rtl/>
              </w:rPr>
              <w:t>وصف</w:t>
            </w:r>
            <w:r w:rsidRPr="00367054">
              <w:rPr>
                <w:rStyle w:val="Hyperlink"/>
                <w:noProof/>
                <w:rtl/>
              </w:rPr>
              <w:t xml:space="preserve"> </w:t>
            </w:r>
            <w:r w:rsidRPr="00367054">
              <w:rPr>
                <w:rStyle w:val="Hyperlink"/>
                <w:rFonts w:hint="eastAsia"/>
                <w:noProof/>
                <w:rtl/>
              </w:rPr>
              <w:t>المشروع</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Toc206495840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8</w:t>
            </w:r>
            <w:r>
              <w:rPr>
                <w:rStyle w:val="Hyperlink"/>
                <w:noProof/>
                <w:rtl/>
              </w:rPr>
              <w:fldChar w:fldCharType="end"/>
            </w:r>
          </w:hyperlink>
        </w:p>
        <w:p w14:paraId="0A21A250" w14:textId="131C87F6" w:rsidR="00D922DF" w:rsidRDefault="00D922DF">
          <w:pPr>
            <w:pStyle w:val="TOC2"/>
            <w:rPr>
              <w:bCs w:val="0"/>
              <w:noProof/>
              <w:kern w:val="2"/>
              <w:sz w:val="24"/>
              <w:szCs w:val="24"/>
              <w:rtl/>
              <w:lang w:bidi="ar-SA"/>
              <w14:ligatures w14:val="standardContextual"/>
            </w:rPr>
          </w:pPr>
          <w:hyperlink w:anchor="_Toc206495841" w:history="1">
            <w:r w:rsidRPr="00367054">
              <w:rPr>
                <w:rStyle w:val="Hyperlink"/>
                <w:rFonts w:hint="eastAsia"/>
                <w:noProof/>
                <w:rtl/>
              </w:rPr>
              <w:t>المنتجات</w:t>
            </w:r>
            <w:r w:rsidRPr="00367054">
              <w:rPr>
                <w:rStyle w:val="Hyperlink"/>
                <w:noProof/>
                <w:rtl/>
              </w:rPr>
              <w:t xml:space="preserve"> </w:t>
            </w:r>
            <w:r w:rsidRPr="00367054">
              <w:rPr>
                <w:rStyle w:val="Hyperlink"/>
                <w:rFonts w:hint="eastAsia"/>
                <w:noProof/>
                <w:rtl/>
              </w:rPr>
              <w:t>الرئيسية</w:t>
            </w:r>
            <w:r w:rsidRPr="00367054">
              <w:rPr>
                <w:rStyle w:val="Hyperlink"/>
                <w:noProof/>
                <w:rtl/>
              </w:rPr>
              <w:t xml:space="preserve"> </w:t>
            </w:r>
            <w:r w:rsidRPr="00367054">
              <w:rPr>
                <w:rStyle w:val="Hyperlink"/>
                <w:rFonts w:hint="eastAsia"/>
                <w:noProof/>
                <w:rtl/>
              </w:rPr>
              <w:t>والثانوية</w:t>
            </w:r>
            <w:r w:rsidRPr="00367054">
              <w:rPr>
                <w:rStyle w:val="Hyperlink"/>
                <w:noProof/>
                <w:rtl/>
              </w:rPr>
              <w:t xml:space="preserve"> </w:t>
            </w:r>
            <w:r w:rsidRPr="00367054">
              <w:rPr>
                <w:rStyle w:val="Hyperlink"/>
                <w:rFonts w:hint="eastAsia"/>
                <w:noProof/>
                <w:rtl/>
              </w:rPr>
              <w:t>ومواصفاتها</w:t>
            </w:r>
            <w:r w:rsidRPr="00367054">
              <w:rPr>
                <w:rStyle w:val="Hyperlink"/>
                <w:noProof/>
                <w:rtl/>
              </w:rPr>
              <w:t xml:space="preserve"> </w:t>
            </w:r>
            <w:r w:rsidRPr="00367054">
              <w:rPr>
                <w:rStyle w:val="Hyperlink"/>
                <w:rFonts w:hint="eastAsia"/>
                <w:noProof/>
                <w:rtl/>
              </w:rPr>
              <w:t>الفنية</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Toc206495841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8</w:t>
            </w:r>
            <w:r>
              <w:rPr>
                <w:rStyle w:val="Hyperlink"/>
                <w:noProof/>
                <w:rtl/>
              </w:rPr>
              <w:fldChar w:fldCharType="end"/>
            </w:r>
          </w:hyperlink>
        </w:p>
        <w:p w14:paraId="475C7BB4" w14:textId="20354F70" w:rsidR="00D922DF" w:rsidRDefault="00D922DF">
          <w:pPr>
            <w:pStyle w:val="TOC3"/>
            <w:rPr>
              <w:bCs w:val="0"/>
              <w:noProof/>
              <w:kern w:val="2"/>
              <w:sz w:val="24"/>
              <w:szCs w:val="24"/>
              <w:rtl/>
              <w:lang w:bidi="ar-SA"/>
              <w14:ligatures w14:val="standardContextual"/>
            </w:rPr>
          </w:pPr>
          <w:hyperlink w:anchor="_Toc206495842" w:history="1">
            <w:r w:rsidRPr="00367054">
              <w:rPr>
                <w:rStyle w:val="Hyperlink"/>
                <w:rFonts w:hint="eastAsia"/>
                <w:noProof/>
                <w:rtl/>
              </w:rPr>
              <w:t>منتج</w:t>
            </w:r>
            <w:r w:rsidRPr="00367054">
              <w:rPr>
                <w:rStyle w:val="Hyperlink"/>
                <w:noProof/>
                <w:rtl/>
              </w:rPr>
              <w:t xml:space="preserve"> </w:t>
            </w:r>
            <w:r w:rsidRPr="00367054">
              <w:rPr>
                <w:rStyle w:val="Hyperlink"/>
                <w:rFonts w:hint="eastAsia"/>
                <w:noProof/>
                <w:rtl/>
              </w:rPr>
              <w:t>رئيسي</w:t>
            </w:r>
            <w:r w:rsidRPr="00367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Toc206495842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8</w:t>
            </w:r>
            <w:r>
              <w:rPr>
                <w:rStyle w:val="Hyperlink"/>
                <w:noProof/>
                <w:rtl/>
              </w:rPr>
              <w:fldChar w:fldCharType="end"/>
            </w:r>
          </w:hyperlink>
        </w:p>
        <w:p w14:paraId="42027B69" w14:textId="6E618D45" w:rsidR="00D922DF" w:rsidRDefault="00D922DF">
          <w:pPr>
            <w:pStyle w:val="TOC3"/>
            <w:rPr>
              <w:bCs w:val="0"/>
              <w:noProof/>
              <w:kern w:val="2"/>
              <w:sz w:val="24"/>
              <w:szCs w:val="24"/>
              <w:rtl/>
              <w:lang w:bidi="ar-SA"/>
              <w14:ligatures w14:val="standardContextual"/>
            </w:rPr>
          </w:pPr>
          <w:hyperlink w:anchor="_Toc206495843" w:history="1">
            <w:r w:rsidRPr="00367054">
              <w:rPr>
                <w:rStyle w:val="Hyperlink"/>
                <w:rFonts w:hint="eastAsia"/>
                <w:noProof/>
                <w:rtl/>
              </w:rPr>
              <w:t>منتجات</w:t>
            </w:r>
            <w:r w:rsidRPr="00367054">
              <w:rPr>
                <w:rStyle w:val="Hyperlink"/>
                <w:noProof/>
                <w:rtl/>
              </w:rPr>
              <w:t xml:space="preserve"> </w:t>
            </w:r>
            <w:r w:rsidRPr="00367054">
              <w:rPr>
                <w:rStyle w:val="Hyperlink"/>
                <w:rFonts w:hint="eastAsia"/>
                <w:noProof/>
                <w:rtl/>
              </w:rPr>
              <w:t>ثانوية</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Toc206495843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8</w:t>
            </w:r>
            <w:r>
              <w:rPr>
                <w:rStyle w:val="Hyperlink"/>
                <w:noProof/>
                <w:rtl/>
              </w:rPr>
              <w:fldChar w:fldCharType="end"/>
            </w:r>
          </w:hyperlink>
        </w:p>
        <w:p w14:paraId="74454EDF" w14:textId="4791EDD6" w:rsidR="00D922DF" w:rsidRDefault="00D922DF">
          <w:pPr>
            <w:pStyle w:val="TOC2"/>
            <w:rPr>
              <w:bCs w:val="0"/>
              <w:noProof/>
              <w:kern w:val="2"/>
              <w:sz w:val="24"/>
              <w:szCs w:val="24"/>
              <w:rtl/>
              <w:lang w:bidi="ar-SA"/>
              <w14:ligatures w14:val="standardContextual"/>
            </w:rPr>
          </w:pPr>
          <w:hyperlink w:anchor="_Toc206495844" w:history="1">
            <w:r w:rsidRPr="00367054">
              <w:rPr>
                <w:rStyle w:val="Hyperlink"/>
                <w:rFonts w:hint="eastAsia"/>
                <w:noProof/>
                <w:rtl/>
              </w:rPr>
              <w:t>القدرة</w:t>
            </w:r>
            <w:r w:rsidRPr="00367054">
              <w:rPr>
                <w:rStyle w:val="Hyperlink"/>
                <w:noProof/>
                <w:rtl/>
              </w:rPr>
              <w:t xml:space="preserve"> </w:t>
            </w:r>
            <w:r w:rsidRPr="00367054">
              <w:rPr>
                <w:rStyle w:val="Hyperlink"/>
                <w:rFonts w:hint="eastAsia"/>
                <w:noProof/>
                <w:rtl/>
              </w:rPr>
              <w:t>والطاقة</w:t>
            </w:r>
            <w:r w:rsidRPr="00367054">
              <w:rPr>
                <w:rStyle w:val="Hyperlink"/>
                <w:noProof/>
                <w:rtl/>
              </w:rPr>
              <w:t xml:space="preserve"> </w:t>
            </w:r>
            <w:r w:rsidRPr="00367054">
              <w:rPr>
                <w:rStyle w:val="Hyperlink"/>
                <w:rFonts w:hint="eastAsia"/>
                <w:noProof/>
                <w:rtl/>
              </w:rPr>
              <w:t>الإنتاجية</w:t>
            </w:r>
            <w:r w:rsidRPr="00367054">
              <w:rPr>
                <w:rStyle w:val="Hyperlink"/>
                <w:noProof/>
                <w:rtl/>
              </w:rPr>
              <w:t xml:space="preserve"> </w:t>
            </w:r>
            <w:r w:rsidRPr="00367054">
              <w:rPr>
                <w:rStyle w:val="Hyperlink"/>
                <w:rFonts w:hint="eastAsia"/>
                <w:noProof/>
                <w:rtl/>
              </w:rPr>
              <w:t>السنوية</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Toc206495844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8</w:t>
            </w:r>
            <w:r>
              <w:rPr>
                <w:rStyle w:val="Hyperlink"/>
                <w:noProof/>
                <w:rtl/>
              </w:rPr>
              <w:fldChar w:fldCharType="end"/>
            </w:r>
          </w:hyperlink>
        </w:p>
        <w:p w14:paraId="21EFB826" w14:textId="671BEBB4" w:rsidR="00D922DF" w:rsidRDefault="00D922DF">
          <w:pPr>
            <w:pStyle w:val="TOC2"/>
            <w:rPr>
              <w:bCs w:val="0"/>
              <w:noProof/>
              <w:kern w:val="2"/>
              <w:sz w:val="24"/>
              <w:szCs w:val="24"/>
              <w:rtl/>
              <w:lang w:bidi="ar-SA"/>
              <w14:ligatures w14:val="standardContextual"/>
            </w:rPr>
          </w:pPr>
          <w:hyperlink w:anchor="_Toc206495845" w:history="1">
            <w:r w:rsidRPr="00367054">
              <w:rPr>
                <w:rStyle w:val="Hyperlink"/>
                <w:rFonts w:hint="eastAsia"/>
                <w:noProof/>
                <w:rtl/>
              </w:rPr>
              <w:t>مراحل</w:t>
            </w:r>
            <w:r w:rsidRPr="00367054">
              <w:rPr>
                <w:rStyle w:val="Hyperlink"/>
                <w:noProof/>
                <w:rtl/>
              </w:rPr>
              <w:t xml:space="preserve"> </w:t>
            </w:r>
            <w:r w:rsidRPr="00367054">
              <w:rPr>
                <w:rStyle w:val="Hyperlink"/>
                <w:rFonts w:hint="eastAsia"/>
                <w:noProof/>
                <w:rtl/>
              </w:rPr>
              <w:t>إنشاء</w:t>
            </w:r>
            <w:r w:rsidRPr="00367054">
              <w:rPr>
                <w:rStyle w:val="Hyperlink"/>
                <w:noProof/>
                <w:rtl/>
              </w:rPr>
              <w:t xml:space="preserve"> </w:t>
            </w:r>
            <w:r w:rsidRPr="00367054">
              <w:rPr>
                <w:rStyle w:val="Hyperlink"/>
                <w:rFonts w:hint="eastAsia"/>
                <w:noProof/>
                <w:rtl/>
              </w:rPr>
              <w:t>المشروع</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Toc206495845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8</w:t>
            </w:r>
            <w:r>
              <w:rPr>
                <w:rStyle w:val="Hyperlink"/>
                <w:noProof/>
                <w:rtl/>
              </w:rPr>
              <w:fldChar w:fldCharType="end"/>
            </w:r>
          </w:hyperlink>
        </w:p>
        <w:p w14:paraId="04785C74" w14:textId="49E4E09D" w:rsidR="00D922DF" w:rsidRDefault="00D922DF">
          <w:pPr>
            <w:pStyle w:val="TOC2"/>
            <w:rPr>
              <w:bCs w:val="0"/>
              <w:noProof/>
              <w:kern w:val="2"/>
              <w:sz w:val="24"/>
              <w:szCs w:val="24"/>
              <w:rtl/>
              <w:lang w:bidi="ar-SA"/>
              <w14:ligatures w14:val="standardContextual"/>
            </w:rPr>
          </w:pPr>
          <w:hyperlink w:anchor="_Toc206495846" w:history="1">
            <w:r w:rsidRPr="00367054">
              <w:rPr>
                <w:rStyle w:val="Hyperlink"/>
                <w:rFonts w:hint="eastAsia"/>
                <w:noProof/>
                <w:rtl/>
              </w:rPr>
              <w:t>مميزات</w:t>
            </w:r>
            <w:r w:rsidRPr="00367054">
              <w:rPr>
                <w:rStyle w:val="Hyperlink"/>
                <w:noProof/>
                <w:rtl/>
              </w:rPr>
              <w:t xml:space="preserve"> </w:t>
            </w:r>
            <w:r w:rsidRPr="00367054">
              <w:rPr>
                <w:rStyle w:val="Hyperlink"/>
                <w:rFonts w:hint="eastAsia"/>
                <w:noProof/>
                <w:rtl/>
              </w:rPr>
              <w:t>الموقع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Toc206495846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9</w:t>
            </w:r>
            <w:r>
              <w:rPr>
                <w:rStyle w:val="Hyperlink"/>
                <w:noProof/>
                <w:rtl/>
              </w:rPr>
              <w:fldChar w:fldCharType="end"/>
            </w:r>
          </w:hyperlink>
        </w:p>
        <w:p w14:paraId="187F8F08" w14:textId="79941BBF" w:rsidR="00D922DF" w:rsidRDefault="00D922DF">
          <w:pPr>
            <w:pStyle w:val="TOC2"/>
            <w:rPr>
              <w:bCs w:val="0"/>
              <w:noProof/>
              <w:kern w:val="2"/>
              <w:sz w:val="24"/>
              <w:szCs w:val="24"/>
              <w:rtl/>
              <w:lang w:bidi="ar-SA"/>
              <w14:ligatures w14:val="standardContextual"/>
            </w:rPr>
          </w:pPr>
          <w:hyperlink w:anchor="_Toc206495847" w:history="1">
            <w:r w:rsidRPr="00367054">
              <w:rPr>
                <w:rStyle w:val="Hyperlink"/>
                <w:rFonts w:hint="eastAsia"/>
                <w:noProof/>
                <w:rtl/>
              </w:rPr>
              <w:t>معايير</w:t>
            </w:r>
            <w:r w:rsidRPr="00367054">
              <w:rPr>
                <w:rStyle w:val="Hyperlink"/>
                <w:noProof/>
                <w:rtl/>
              </w:rPr>
              <w:t xml:space="preserve"> </w:t>
            </w:r>
            <w:r w:rsidRPr="00367054">
              <w:rPr>
                <w:rStyle w:val="Hyperlink"/>
                <w:rFonts w:hint="eastAsia"/>
                <w:noProof/>
                <w:rtl/>
              </w:rPr>
              <w:t>اختيار</w:t>
            </w:r>
            <w:r w:rsidRPr="00367054">
              <w:rPr>
                <w:rStyle w:val="Hyperlink"/>
                <w:noProof/>
                <w:rtl/>
              </w:rPr>
              <w:t xml:space="preserve"> </w:t>
            </w:r>
            <w:r w:rsidRPr="00367054">
              <w:rPr>
                <w:rStyle w:val="Hyperlink"/>
                <w:rFonts w:hint="eastAsia"/>
                <w:noProof/>
                <w:rtl/>
              </w:rPr>
              <w:t>الموقع</w:t>
            </w:r>
            <w:r w:rsidRPr="0036705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Toc206495847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9</w:t>
            </w:r>
            <w:r>
              <w:rPr>
                <w:rStyle w:val="Hyperlink"/>
                <w:noProof/>
                <w:rtl/>
              </w:rPr>
              <w:fldChar w:fldCharType="end"/>
            </w:r>
          </w:hyperlink>
        </w:p>
        <w:p w14:paraId="709EE4EB" w14:textId="16400932" w:rsidR="00D922DF" w:rsidRDefault="00D922DF">
          <w:pPr>
            <w:pStyle w:val="TOC2"/>
            <w:rPr>
              <w:bCs w:val="0"/>
              <w:noProof/>
              <w:kern w:val="2"/>
              <w:sz w:val="24"/>
              <w:szCs w:val="24"/>
              <w:rtl/>
              <w:lang w:bidi="ar-SA"/>
              <w14:ligatures w14:val="standardContextual"/>
            </w:rPr>
          </w:pPr>
          <w:hyperlink w:anchor="_Toc206495848" w:history="1">
            <w:r w:rsidRPr="00367054">
              <w:rPr>
                <w:rStyle w:val="Hyperlink"/>
                <w:rFonts w:hint="eastAsia"/>
                <w:noProof/>
                <w:rtl/>
              </w:rPr>
              <w:t>تحديد</w:t>
            </w:r>
            <w:r w:rsidRPr="00367054">
              <w:rPr>
                <w:rStyle w:val="Hyperlink"/>
                <w:noProof/>
                <w:rtl/>
              </w:rPr>
              <w:t xml:space="preserve"> </w:t>
            </w:r>
            <w:r w:rsidRPr="00367054">
              <w:rPr>
                <w:rStyle w:val="Hyperlink"/>
                <w:rFonts w:hint="eastAsia"/>
                <w:noProof/>
                <w:rtl/>
              </w:rPr>
              <w:t>الآلات</w:t>
            </w:r>
            <w:r w:rsidRPr="00367054">
              <w:rPr>
                <w:rStyle w:val="Hyperlink"/>
                <w:noProof/>
                <w:rtl/>
              </w:rPr>
              <w:t xml:space="preserve"> </w:t>
            </w:r>
            <w:r w:rsidRPr="00367054">
              <w:rPr>
                <w:rStyle w:val="Hyperlink"/>
                <w:rFonts w:hint="eastAsia"/>
                <w:noProof/>
                <w:rtl/>
              </w:rPr>
              <w:t>والمعدات</w:t>
            </w:r>
            <w:r w:rsidRPr="00367054">
              <w:rPr>
                <w:rStyle w:val="Hyperlink"/>
                <w:noProof/>
                <w:rtl/>
              </w:rPr>
              <w:t xml:space="preserve"> </w:t>
            </w:r>
            <w:r w:rsidRPr="00367054">
              <w:rPr>
                <w:rStyle w:val="Hyperlink"/>
                <w:rFonts w:hint="eastAsia"/>
                <w:noProof/>
                <w:rtl/>
              </w:rPr>
              <w:t>المطلوبة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Toc206495848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10</w:t>
            </w:r>
            <w:r>
              <w:rPr>
                <w:rStyle w:val="Hyperlink"/>
                <w:noProof/>
                <w:rtl/>
              </w:rPr>
              <w:fldChar w:fldCharType="end"/>
            </w:r>
          </w:hyperlink>
        </w:p>
        <w:p w14:paraId="1AC1025C" w14:textId="680ED357" w:rsidR="00D922DF" w:rsidRDefault="00D922DF">
          <w:pPr>
            <w:pStyle w:val="TOC2"/>
            <w:rPr>
              <w:bCs w:val="0"/>
              <w:noProof/>
              <w:kern w:val="2"/>
              <w:sz w:val="24"/>
              <w:szCs w:val="24"/>
              <w:rtl/>
              <w:lang w:bidi="ar-SA"/>
              <w14:ligatures w14:val="standardContextual"/>
            </w:rPr>
          </w:pPr>
          <w:hyperlink w:anchor="_Toc206495849" w:history="1">
            <w:r w:rsidRPr="00367054">
              <w:rPr>
                <w:rStyle w:val="Hyperlink"/>
                <w:rFonts w:hint="eastAsia"/>
                <w:noProof/>
                <w:rtl/>
              </w:rPr>
              <w:t>تحديد</w:t>
            </w:r>
            <w:r w:rsidRPr="00367054">
              <w:rPr>
                <w:rStyle w:val="Hyperlink"/>
                <w:noProof/>
                <w:rtl/>
              </w:rPr>
              <w:t xml:space="preserve"> </w:t>
            </w:r>
            <w:r w:rsidRPr="00367054">
              <w:rPr>
                <w:rStyle w:val="Hyperlink"/>
                <w:rFonts w:hint="eastAsia"/>
                <w:noProof/>
                <w:rtl/>
              </w:rPr>
              <w:t>العمالة</w:t>
            </w:r>
            <w:r w:rsidRPr="00367054">
              <w:rPr>
                <w:rStyle w:val="Hyperlink"/>
                <w:noProof/>
                <w:rtl/>
              </w:rPr>
              <w:t xml:space="preserve"> </w:t>
            </w:r>
            <w:r w:rsidRPr="00367054">
              <w:rPr>
                <w:rStyle w:val="Hyperlink"/>
                <w:rFonts w:hint="eastAsia"/>
                <w:noProof/>
                <w:rtl/>
              </w:rPr>
              <w:t>المطلوبة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Toc206495849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10</w:t>
            </w:r>
            <w:r>
              <w:rPr>
                <w:rStyle w:val="Hyperlink"/>
                <w:noProof/>
                <w:rtl/>
              </w:rPr>
              <w:fldChar w:fldCharType="end"/>
            </w:r>
          </w:hyperlink>
        </w:p>
        <w:p w14:paraId="798447FA" w14:textId="621735BE" w:rsidR="00D922DF" w:rsidRDefault="00D922DF">
          <w:pPr>
            <w:pStyle w:val="TOC2"/>
            <w:rPr>
              <w:bCs w:val="0"/>
              <w:noProof/>
              <w:kern w:val="2"/>
              <w:sz w:val="24"/>
              <w:szCs w:val="24"/>
              <w:rtl/>
              <w:lang w:bidi="ar-SA"/>
              <w14:ligatures w14:val="standardContextual"/>
            </w:rPr>
          </w:pPr>
          <w:hyperlink w:anchor="_Toc206495850" w:history="1">
            <w:r w:rsidRPr="00367054">
              <w:rPr>
                <w:rStyle w:val="Hyperlink"/>
                <w:rFonts w:hint="eastAsia"/>
                <w:noProof/>
                <w:rtl/>
              </w:rPr>
              <w:t>المواد</w:t>
            </w:r>
            <w:r w:rsidRPr="00367054">
              <w:rPr>
                <w:rStyle w:val="Hyperlink"/>
                <w:noProof/>
                <w:rtl/>
              </w:rPr>
              <w:t xml:space="preserve"> </w:t>
            </w:r>
            <w:r w:rsidRPr="00367054">
              <w:rPr>
                <w:rStyle w:val="Hyperlink"/>
                <w:rFonts w:hint="eastAsia"/>
                <w:noProof/>
                <w:rtl/>
              </w:rPr>
              <w:t>الخام</w:t>
            </w:r>
            <w:r w:rsidRPr="00367054">
              <w:rPr>
                <w:rStyle w:val="Hyperlink"/>
                <w:noProof/>
                <w:rtl/>
              </w:rPr>
              <w:t xml:space="preserve"> </w:t>
            </w:r>
            <w:r w:rsidRPr="00367054">
              <w:rPr>
                <w:rStyle w:val="Hyperlink"/>
                <w:rFonts w:hint="eastAsia"/>
                <w:noProof/>
                <w:rtl/>
              </w:rPr>
              <w:t>والمستلزمات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Toc206495850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11</w:t>
            </w:r>
            <w:r>
              <w:rPr>
                <w:rStyle w:val="Hyperlink"/>
                <w:noProof/>
                <w:rtl/>
              </w:rPr>
              <w:fldChar w:fldCharType="end"/>
            </w:r>
          </w:hyperlink>
        </w:p>
        <w:p w14:paraId="62CA49BD" w14:textId="4EAD6053" w:rsidR="00D922DF" w:rsidRDefault="00D922DF">
          <w:pPr>
            <w:pStyle w:val="TOC2"/>
            <w:rPr>
              <w:bCs w:val="0"/>
              <w:noProof/>
              <w:kern w:val="2"/>
              <w:sz w:val="24"/>
              <w:szCs w:val="24"/>
              <w:rtl/>
              <w:lang w:bidi="ar-SA"/>
              <w14:ligatures w14:val="standardContextual"/>
            </w:rPr>
          </w:pPr>
          <w:hyperlink w:anchor="_Toc206495851" w:history="1">
            <w:r w:rsidRPr="00367054">
              <w:rPr>
                <w:rStyle w:val="Hyperlink"/>
                <w:rFonts w:hint="eastAsia"/>
                <w:noProof/>
                <w:rtl/>
              </w:rPr>
              <w:t>التقييم</w:t>
            </w:r>
            <w:r w:rsidRPr="00367054">
              <w:rPr>
                <w:rStyle w:val="Hyperlink"/>
                <w:noProof/>
                <w:rtl/>
              </w:rPr>
              <w:t xml:space="preserve"> </w:t>
            </w:r>
            <w:r w:rsidRPr="00367054">
              <w:rPr>
                <w:rStyle w:val="Hyperlink"/>
                <w:rFonts w:hint="eastAsia"/>
                <w:noProof/>
                <w:rtl/>
              </w:rPr>
              <w:t>البيئي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Toc206495851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11</w:t>
            </w:r>
            <w:r>
              <w:rPr>
                <w:rStyle w:val="Hyperlink"/>
                <w:noProof/>
                <w:rtl/>
              </w:rPr>
              <w:fldChar w:fldCharType="end"/>
            </w:r>
          </w:hyperlink>
        </w:p>
        <w:p w14:paraId="057BC4AF" w14:textId="1B4F9A67" w:rsidR="00D922DF" w:rsidRDefault="00D922DF">
          <w:pPr>
            <w:pStyle w:val="TOC2"/>
            <w:rPr>
              <w:bCs w:val="0"/>
              <w:noProof/>
              <w:kern w:val="2"/>
              <w:sz w:val="24"/>
              <w:szCs w:val="24"/>
              <w:rtl/>
              <w:lang w:bidi="ar-SA"/>
              <w14:ligatures w14:val="standardContextual"/>
            </w:rPr>
          </w:pPr>
          <w:hyperlink w:anchor="_Toc206495852" w:history="1">
            <w:r w:rsidRPr="00367054">
              <w:rPr>
                <w:rStyle w:val="Hyperlink"/>
                <w:rFonts w:hint="eastAsia"/>
                <w:noProof/>
                <w:rtl/>
              </w:rPr>
              <w:t>تقدير</w:t>
            </w:r>
            <w:r w:rsidRPr="00367054">
              <w:rPr>
                <w:rStyle w:val="Hyperlink"/>
                <w:noProof/>
                <w:rtl/>
              </w:rPr>
              <w:t xml:space="preserve"> </w:t>
            </w:r>
            <w:r w:rsidRPr="00367054">
              <w:rPr>
                <w:rStyle w:val="Hyperlink"/>
                <w:rFonts w:hint="eastAsia"/>
                <w:noProof/>
                <w:rtl/>
              </w:rPr>
              <w:t>العمر</w:t>
            </w:r>
            <w:r w:rsidRPr="00367054">
              <w:rPr>
                <w:rStyle w:val="Hyperlink"/>
                <w:noProof/>
                <w:rtl/>
              </w:rPr>
              <w:t xml:space="preserve"> </w:t>
            </w:r>
            <w:r w:rsidRPr="00367054">
              <w:rPr>
                <w:rStyle w:val="Hyperlink"/>
                <w:rFonts w:hint="eastAsia"/>
                <w:noProof/>
                <w:rtl/>
              </w:rPr>
              <w:t>الاقتصادي</w:t>
            </w:r>
            <w:r w:rsidRPr="00367054">
              <w:rPr>
                <w:rStyle w:val="Hyperlink"/>
                <w:noProof/>
                <w:rtl/>
              </w:rPr>
              <w:t xml:space="preserve"> </w:t>
            </w:r>
            <w:r w:rsidRPr="00367054">
              <w:rPr>
                <w:rStyle w:val="Hyperlink"/>
                <w:rFonts w:hint="eastAsia"/>
                <w:noProof/>
                <w:rtl/>
              </w:rPr>
              <w:t>للمشروع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Toc206495852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11</w:t>
            </w:r>
            <w:r>
              <w:rPr>
                <w:rStyle w:val="Hyperlink"/>
                <w:noProof/>
                <w:rtl/>
              </w:rPr>
              <w:fldChar w:fldCharType="end"/>
            </w:r>
          </w:hyperlink>
        </w:p>
        <w:p w14:paraId="78352C10" w14:textId="40ECC11A" w:rsidR="00D922DF" w:rsidRDefault="00D922DF">
          <w:pPr>
            <w:pStyle w:val="TOC3"/>
            <w:rPr>
              <w:bCs w:val="0"/>
              <w:noProof/>
              <w:kern w:val="2"/>
              <w:sz w:val="24"/>
              <w:szCs w:val="24"/>
              <w:rtl/>
              <w:lang w:bidi="ar-SA"/>
              <w14:ligatures w14:val="standardContextual"/>
            </w:rPr>
          </w:pPr>
          <w:hyperlink w:anchor="_Toc206495853" w:history="1">
            <w:r w:rsidRPr="00367054">
              <w:rPr>
                <w:rStyle w:val="Hyperlink"/>
                <w:rFonts w:hint="eastAsia"/>
                <w:b/>
                <w:noProof/>
                <w:rtl/>
              </w:rPr>
              <w:t>ملخص</w:t>
            </w:r>
            <w:r w:rsidRPr="00367054">
              <w:rPr>
                <w:rStyle w:val="Hyperlink"/>
                <w:b/>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Toc206495853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11</w:t>
            </w:r>
            <w:r>
              <w:rPr>
                <w:rStyle w:val="Hyperlink"/>
                <w:noProof/>
                <w:rtl/>
              </w:rPr>
              <w:fldChar w:fldCharType="end"/>
            </w:r>
          </w:hyperlink>
        </w:p>
        <w:p w14:paraId="2AE84E63" w14:textId="2DBA0748" w:rsidR="00D922DF" w:rsidRDefault="00D922DF">
          <w:pPr>
            <w:pStyle w:val="TOC1"/>
            <w:tabs>
              <w:tab w:val="right" w:leader="dot" w:pos="5030"/>
            </w:tabs>
            <w:bidi/>
            <w:rPr>
              <w:bCs w:val="0"/>
              <w:noProof/>
              <w:kern w:val="2"/>
              <w:sz w:val="24"/>
              <w:szCs w:val="24"/>
              <w:rtl/>
              <w:lang w:bidi="ar-SA"/>
              <w14:ligatures w14:val="standardContextual"/>
            </w:rPr>
          </w:pPr>
          <w:hyperlink w:anchor="_Toc206495854" w:history="1">
            <w:r w:rsidRPr="00367054">
              <w:rPr>
                <w:rStyle w:val="Hyperlink"/>
                <w:rFonts w:hint="eastAsia"/>
                <w:noProof/>
                <w:rtl/>
              </w:rPr>
              <w:t>الدراسة</w:t>
            </w:r>
            <w:r w:rsidRPr="00367054">
              <w:rPr>
                <w:rStyle w:val="Hyperlink"/>
                <w:noProof/>
                <w:rtl/>
              </w:rPr>
              <w:t xml:space="preserve"> </w:t>
            </w:r>
            <w:r w:rsidRPr="00367054">
              <w:rPr>
                <w:rStyle w:val="Hyperlink"/>
                <w:rFonts w:hint="eastAsia"/>
                <w:noProof/>
                <w:rtl/>
              </w:rPr>
              <w:t>القانونية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Toc206495854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13</w:t>
            </w:r>
            <w:r>
              <w:rPr>
                <w:rStyle w:val="Hyperlink"/>
                <w:noProof/>
                <w:rtl/>
              </w:rPr>
              <w:fldChar w:fldCharType="end"/>
            </w:r>
          </w:hyperlink>
        </w:p>
        <w:p w14:paraId="2D13E716" w14:textId="6B38C9B0" w:rsidR="00D922DF" w:rsidRDefault="00D922DF">
          <w:pPr>
            <w:pStyle w:val="TOC2"/>
            <w:rPr>
              <w:bCs w:val="0"/>
              <w:noProof/>
              <w:kern w:val="2"/>
              <w:sz w:val="24"/>
              <w:szCs w:val="24"/>
              <w:rtl/>
              <w:lang w:bidi="ar-SA"/>
              <w14:ligatures w14:val="standardContextual"/>
            </w:rPr>
          </w:pPr>
          <w:hyperlink w:anchor="_Toc206495855" w:history="1">
            <w:r w:rsidRPr="00367054">
              <w:rPr>
                <w:rStyle w:val="Hyperlink"/>
                <w:rFonts w:hint="eastAsia"/>
                <w:noProof/>
                <w:rtl/>
              </w:rPr>
              <w:t>الامتثال</w:t>
            </w:r>
            <w:r w:rsidRPr="00367054">
              <w:rPr>
                <w:rStyle w:val="Hyperlink"/>
                <w:noProof/>
                <w:rtl/>
              </w:rPr>
              <w:t xml:space="preserve"> </w:t>
            </w:r>
            <w:r w:rsidRPr="00367054">
              <w:rPr>
                <w:rStyle w:val="Hyperlink"/>
                <w:rFonts w:hint="eastAsia"/>
                <w:noProof/>
                <w:rtl/>
              </w:rPr>
              <w:t>للقوانين</w:t>
            </w:r>
            <w:r w:rsidRPr="00367054">
              <w:rPr>
                <w:rStyle w:val="Hyperlink"/>
                <w:noProof/>
                <w:rtl/>
              </w:rPr>
              <w:t xml:space="preserve"> </w:t>
            </w:r>
            <w:r w:rsidRPr="00367054">
              <w:rPr>
                <w:rStyle w:val="Hyperlink"/>
                <w:rFonts w:hint="eastAsia"/>
                <w:noProof/>
                <w:rtl/>
              </w:rPr>
              <w:t>واللوائح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Toc206495855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13</w:t>
            </w:r>
            <w:r>
              <w:rPr>
                <w:rStyle w:val="Hyperlink"/>
                <w:noProof/>
                <w:rtl/>
              </w:rPr>
              <w:fldChar w:fldCharType="end"/>
            </w:r>
          </w:hyperlink>
        </w:p>
        <w:p w14:paraId="6F94F687" w14:textId="6064CCCF" w:rsidR="00D922DF" w:rsidRDefault="00D922DF">
          <w:pPr>
            <w:pStyle w:val="TOC2"/>
            <w:rPr>
              <w:bCs w:val="0"/>
              <w:noProof/>
              <w:kern w:val="2"/>
              <w:sz w:val="24"/>
              <w:szCs w:val="24"/>
              <w:rtl/>
              <w:lang w:bidi="ar-SA"/>
              <w14:ligatures w14:val="standardContextual"/>
            </w:rPr>
          </w:pPr>
          <w:hyperlink w:anchor="_Toc206495856" w:history="1">
            <w:r w:rsidRPr="00367054">
              <w:rPr>
                <w:rStyle w:val="Hyperlink"/>
                <w:rFonts w:hint="eastAsia"/>
                <w:noProof/>
                <w:rtl/>
              </w:rPr>
              <w:t>تحديد</w:t>
            </w:r>
            <w:r w:rsidRPr="00367054">
              <w:rPr>
                <w:rStyle w:val="Hyperlink"/>
                <w:noProof/>
                <w:rtl/>
              </w:rPr>
              <w:t xml:space="preserve"> </w:t>
            </w:r>
            <w:r w:rsidRPr="00367054">
              <w:rPr>
                <w:rStyle w:val="Hyperlink"/>
                <w:rFonts w:hint="eastAsia"/>
                <w:noProof/>
                <w:rtl/>
              </w:rPr>
              <w:t>الشكل</w:t>
            </w:r>
            <w:r w:rsidRPr="00367054">
              <w:rPr>
                <w:rStyle w:val="Hyperlink"/>
                <w:noProof/>
                <w:rtl/>
              </w:rPr>
              <w:t xml:space="preserve"> </w:t>
            </w:r>
            <w:r w:rsidRPr="00367054">
              <w:rPr>
                <w:rStyle w:val="Hyperlink"/>
                <w:rFonts w:hint="eastAsia"/>
                <w:noProof/>
                <w:rtl/>
              </w:rPr>
              <w:t>القانوني</w:t>
            </w:r>
            <w:r w:rsidRPr="00367054">
              <w:rPr>
                <w:rStyle w:val="Hyperlink"/>
                <w:noProof/>
                <w:rtl/>
              </w:rPr>
              <w:t xml:space="preserve"> </w:t>
            </w:r>
            <w:r w:rsidRPr="00367054">
              <w:rPr>
                <w:rStyle w:val="Hyperlink"/>
                <w:rFonts w:hint="eastAsia"/>
                <w:noProof/>
                <w:rtl/>
              </w:rPr>
              <w:t>للمشروع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Toc206495856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13</w:t>
            </w:r>
            <w:r>
              <w:rPr>
                <w:rStyle w:val="Hyperlink"/>
                <w:noProof/>
                <w:rtl/>
              </w:rPr>
              <w:fldChar w:fldCharType="end"/>
            </w:r>
          </w:hyperlink>
        </w:p>
        <w:p w14:paraId="40C29A72" w14:textId="4FFD0513" w:rsidR="00D922DF" w:rsidRDefault="00D922DF">
          <w:pPr>
            <w:pStyle w:val="TOC2"/>
            <w:rPr>
              <w:bCs w:val="0"/>
              <w:noProof/>
              <w:kern w:val="2"/>
              <w:sz w:val="24"/>
              <w:szCs w:val="24"/>
              <w:rtl/>
              <w:lang w:bidi="ar-SA"/>
              <w14:ligatures w14:val="standardContextual"/>
            </w:rPr>
          </w:pPr>
          <w:hyperlink w:anchor="_Toc206495857" w:history="1">
            <w:r w:rsidRPr="00367054">
              <w:rPr>
                <w:rStyle w:val="Hyperlink"/>
                <w:rFonts w:hint="eastAsia"/>
                <w:noProof/>
                <w:rtl/>
              </w:rPr>
              <w:t>حماية</w:t>
            </w:r>
            <w:r w:rsidRPr="00367054">
              <w:rPr>
                <w:rStyle w:val="Hyperlink"/>
                <w:noProof/>
                <w:rtl/>
              </w:rPr>
              <w:t xml:space="preserve"> </w:t>
            </w:r>
            <w:r w:rsidRPr="00367054">
              <w:rPr>
                <w:rStyle w:val="Hyperlink"/>
                <w:rFonts w:hint="eastAsia"/>
                <w:noProof/>
                <w:rtl/>
              </w:rPr>
              <w:t>الحقوق</w:t>
            </w:r>
            <w:r w:rsidRPr="00367054">
              <w:rPr>
                <w:rStyle w:val="Hyperlink"/>
                <w:noProof/>
                <w:rtl/>
              </w:rPr>
              <w:t xml:space="preserve"> </w:t>
            </w:r>
            <w:r w:rsidRPr="00367054">
              <w:rPr>
                <w:rStyle w:val="Hyperlink"/>
                <w:rFonts w:hint="eastAsia"/>
                <w:noProof/>
                <w:rtl/>
              </w:rPr>
              <w:t>والملكية</w:t>
            </w:r>
            <w:r w:rsidRPr="00367054">
              <w:rPr>
                <w:rStyle w:val="Hyperlink"/>
                <w:noProof/>
                <w:rtl/>
              </w:rPr>
              <w:t xml:space="preserve"> </w:t>
            </w:r>
            <w:r w:rsidRPr="00367054">
              <w:rPr>
                <w:rStyle w:val="Hyperlink"/>
                <w:rFonts w:hint="eastAsia"/>
                <w:noProof/>
                <w:rtl/>
              </w:rPr>
              <w:t>الفكرية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Toc206495857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13</w:t>
            </w:r>
            <w:r>
              <w:rPr>
                <w:rStyle w:val="Hyperlink"/>
                <w:noProof/>
                <w:rtl/>
              </w:rPr>
              <w:fldChar w:fldCharType="end"/>
            </w:r>
          </w:hyperlink>
        </w:p>
        <w:p w14:paraId="04ABD591" w14:textId="186C6FAA" w:rsidR="00D922DF" w:rsidRDefault="00D922DF">
          <w:pPr>
            <w:pStyle w:val="TOC2"/>
            <w:rPr>
              <w:bCs w:val="0"/>
              <w:noProof/>
              <w:kern w:val="2"/>
              <w:sz w:val="24"/>
              <w:szCs w:val="24"/>
              <w:rtl/>
              <w:lang w:bidi="ar-SA"/>
              <w14:ligatures w14:val="standardContextual"/>
            </w:rPr>
          </w:pPr>
          <w:hyperlink w:anchor="_Toc206495858" w:history="1">
            <w:r w:rsidRPr="00367054">
              <w:rPr>
                <w:rStyle w:val="Hyperlink"/>
                <w:rFonts w:hint="eastAsia"/>
                <w:noProof/>
                <w:rtl/>
              </w:rPr>
              <w:t>الدراسة</w:t>
            </w:r>
            <w:r w:rsidRPr="00367054">
              <w:rPr>
                <w:rStyle w:val="Hyperlink"/>
                <w:noProof/>
                <w:rtl/>
              </w:rPr>
              <w:t xml:space="preserve"> </w:t>
            </w:r>
            <w:r w:rsidRPr="00367054">
              <w:rPr>
                <w:rStyle w:val="Hyperlink"/>
                <w:rFonts w:hint="eastAsia"/>
                <w:noProof/>
                <w:rtl/>
              </w:rPr>
              <w:t>المالية</w:t>
            </w:r>
            <w:r w:rsidRPr="00367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Toc206495858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14</w:t>
            </w:r>
            <w:r>
              <w:rPr>
                <w:rStyle w:val="Hyperlink"/>
                <w:noProof/>
                <w:rtl/>
              </w:rPr>
              <w:fldChar w:fldCharType="end"/>
            </w:r>
          </w:hyperlink>
        </w:p>
        <w:p w14:paraId="4F2CE076" w14:textId="321C686A" w:rsidR="00D922DF" w:rsidRDefault="00D922DF">
          <w:pPr>
            <w:pStyle w:val="TOC3"/>
            <w:rPr>
              <w:bCs w:val="0"/>
              <w:noProof/>
              <w:kern w:val="2"/>
              <w:sz w:val="24"/>
              <w:szCs w:val="24"/>
              <w:rtl/>
              <w:lang w:bidi="ar-SA"/>
              <w14:ligatures w14:val="standardContextual"/>
            </w:rPr>
          </w:pPr>
          <w:hyperlink w:anchor="_Toc206495859" w:history="1">
            <w:r w:rsidRPr="00367054">
              <w:rPr>
                <w:rStyle w:val="Hyperlink"/>
                <w:rFonts w:hint="eastAsia"/>
                <w:noProof/>
                <w:rtl/>
              </w:rPr>
              <w:t>مصروفات</w:t>
            </w:r>
            <w:r w:rsidRPr="00367054">
              <w:rPr>
                <w:rStyle w:val="Hyperlink"/>
                <w:noProof/>
                <w:rtl/>
              </w:rPr>
              <w:t xml:space="preserve"> </w:t>
            </w:r>
            <w:r w:rsidRPr="00367054">
              <w:rPr>
                <w:rStyle w:val="Hyperlink"/>
                <w:rFonts w:hint="eastAsia"/>
                <w:noProof/>
                <w:rtl/>
              </w:rPr>
              <w:t>ماقبل</w:t>
            </w:r>
            <w:r w:rsidRPr="00367054">
              <w:rPr>
                <w:rStyle w:val="Hyperlink"/>
                <w:noProof/>
                <w:rtl/>
              </w:rPr>
              <w:t xml:space="preserve"> </w:t>
            </w:r>
            <w:r w:rsidRPr="00367054">
              <w:rPr>
                <w:rStyle w:val="Hyperlink"/>
                <w:rFonts w:hint="eastAsia"/>
                <w:noProof/>
                <w:rtl/>
              </w:rPr>
              <w:t>التشغيل</w:t>
            </w:r>
            <w:r w:rsidRPr="00367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Toc206495859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14</w:t>
            </w:r>
            <w:r>
              <w:rPr>
                <w:rStyle w:val="Hyperlink"/>
                <w:noProof/>
                <w:rtl/>
              </w:rPr>
              <w:fldChar w:fldCharType="end"/>
            </w:r>
          </w:hyperlink>
        </w:p>
        <w:p w14:paraId="07ABDEF8" w14:textId="1EED3A03" w:rsidR="00D922DF" w:rsidRDefault="00D922DF">
          <w:pPr>
            <w:pStyle w:val="TOC3"/>
            <w:rPr>
              <w:bCs w:val="0"/>
              <w:noProof/>
              <w:kern w:val="2"/>
              <w:sz w:val="24"/>
              <w:szCs w:val="24"/>
              <w:rtl/>
              <w:lang w:bidi="ar-SA"/>
              <w14:ligatures w14:val="standardContextual"/>
            </w:rPr>
          </w:pPr>
          <w:hyperlink w:anchor="_Toc206495860" w:history="1">
            <w:r w:rsidRPr="00367054">
              <w:rPr>
                <w:rStyle w:val="Hyperlink"/>
                <w:rFonts w:hint="eastAsia"/>
                <w:noProof/>
                <w:rtl/>
              </w:rPr>
              <w:t>التكلفة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Toc206495860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14</w:t>
            </w:r>
            <w:r>
              <w:rPr>
                <w:rStyle w:val="Hyperlink"/>
                <w:noProof/>
                <w:rtl/>
              </w:rPr>
              <w:fldChar w:fldCharType="end"/>
            </w:r>
          </w:hyperlink>
        </w:p>
        <w:p w14:paraId="67958A3C" w14:textId="141DAA4D" w:rsidR="00D922DF" w:rsidRDefault="00D922DF">
          <w:pPr>
            <w:pStyle w:val="TOC3"/>
            <w:rPr>
              <w:bCs w:val="0"/>
              <w:noProof/>
              <w:kern w:val="2"/>
              <w:sz w:val="24"/>
              <w:szCs w:val="24"/>
              <w:rtl/>
              <w:lang w:bidi="ar-SA"/>
              <w14:ligatures w14:val="standardContextual"/>
            </w:rPr>
          </w:pPr>
          <w:hyperlink w:anchor="_Toc206495861" w:history="1">
            <w:r w:rsidRPr="00367054">
              <w:rPr>
                <w:rStyle w:val="Hyperlink"/>
                <w:rFonts w:hint="eastAsia"/>
                <w:noProof/>
                <w:rtl/>
              </w:rPr>
              <w:t>البند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Toc206495861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14</w:t>
            </w:r>
            <w:r>
              <w:rPr>
                <w:rStyle w:val="Hyperlink"/>
                <w:noProof/>
                <w:rtl/>
              </w:rPr>
              <w:fldChar w:fldCharType="end"/>
            </w:r>
          </w:hyperlink>
        </w:p>
        <w:p w14:paraId="6EE51E33" w14:textId="135F351C" w:rsidR="00D922DF" w:rsidRDefault="00D922DF">
          <w:pPr>
            <w:pStyle w:val="TOC3"/>
            <w:rPr>
              <w:bCs w:val="0"/>
              <w:noProof/>
              <w:kern w:val="2"/>
              <w:sz w:val="24"/>
              <w:szCs w:val="24"/>
              <w:rtl/>
              <w:lang w:bidi="ar-SA"/>
              <w14:ligatures w14:val="standardContextual"/>
            </w:rPr>
          </w:pPr>
          <w:hyperlink w:anchor="_Toc206495862" w:history="1">
            <w:r w:rsidRPr="0036705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Toc206495862 \h</w:instrText>
            </w:r>
            <w:r>
              <w:rPr>
                <w:noProof/>
                <w:webHidden/>
                <w:rtl/>
              </w:rPr>
              <w:instrText xml:space="preserve"> </w:instrText>
            </w:r>
            <w:r>
              <w:rPr>
                <w:rStyle w:val="Hyperlink"/>
                <w:noProof/>
                <w:rtl/>
              </w:rPr>
            </w:r>
            <w:r>
              <w:rPr>
                <w:rStyle w:val="Hyperlink"/>
                <w:noProof/>
                <w:rtl/>
              </w:rPr>
              <w:fldChar w:fldCharType="separate"/>
            </w:r>
            <w:r w:rsidR="0055059C">
              <w:rPr>
                <w:noProof/>
                <w:webHidden/>
                <w:rtl/>
              </w:rPr>
              <w:t>14</w:t>
            </w:r>
            <w:r>
              <w:rPr>
                <w:rStyle w:val="Hyperlink"/>
                <w:noProof/>
                <w:rtl/>
              </w:rPr>
              <w:fldChar w:fldCharType="end"/>
            </w:r>
          </w:hyperlink>
        </w:p>
        <w:p w14:paraId="7BFAB9EF" w14:textId="66C474C6" w:rsidR="00E0630A" w:rsidRDefault="00E0630A">
          <w:r>
            <w:rPr>
              <w:b/>
              <w:bCs w:val="0"/>
              <w:noProof/>
            </w:rPr>
            <w:fldChar w:fldCharType="end"/>
          </w:r>
        </w:p>
      </w:sdtContent>
    </w:sdt>
    <w:p w14:paraId="36F9B411" w14:textId="3A3B2145" w:rsidR="00E0630A" w:rsidRDefault="00E0630A" w:rsidP="00E0630A">
      <w:pPr>
        <w:bidi/>
        <w:rPr>
          <w:rtl/>
        </w:rPr>
      </w:pPr>
    </w:p>
    <w:p w14:paraId="09783241" w14:textId="77777777" w:rsidR="00E0630A" w:rsidRDefault="00E0630A">
      <w:r>
        <w:rPr>
          <w:rtl/>
        </w:rPr>
        <w:br w:type="page"/>
      </w:r>
    </w:p>
    <w:p w14:paraId="2CFE7E2C" w14:textId="6DEA7456" w:rsidR="001D1346" w:rsidRDefault="00CF32B0" w:rsidP="00EE50FD">
      <w:pPr>
        <w:pStyle w:val="Heading1"/>
        <w:bidi/>
      </w:pPr>
      <w:bookmarkStart w:id="1" w:name="_Toc206495827"/>
      <w:r>
        <w:rPr>
          <w:rFonts w:hint="cs"/>
          <w:rtl/>
        </w:rPr>
        <w:lastRenderedPageBreak/>
        <w:t>الموجز التنفيذي</w:t>
      </w:r>
      <w:bookmarkEnd w:id="1"/>
    </w:p>
    <w:p w14:paraId="3569E6A0" w14:textId="77777777" w:rsidR="00CF32B0" w:rsidRDefault="00CF32B0" w:rsidP="00CF32B0">
      <w:pPr>
        <w:bidi/>
        <w:jc w:val="both"/>
        <w:rPr>
          <w:rtl/>
          <w:lang w:bidi="ar-SA"/>
        </w:rPr>
      </w:pPr>
      <w:r>
        <w:rPr>
          <w:rFonts w:hint="cs"/>
          <w:rtl/>
          <w:lang w:bidi="ar-SA"/>
        </w:rPr>
        <w:t xml:space="preserve">       </w:t>
      </w:r>
    </w:p>
    <w:p w14:paraId="1006ACB4" w14:textId="72515655" w:rsidR="00CF32B0" w:rsidRPr="00CF32B0" w:rsidRDefault="00CF32B0" w:rsidP="00CF32B0">
      <w:pPr>
        <w:pStyle w:val="NoSpacing"/>
        <w:bidi/>
        <w:jc w:val="both"/>
        <w:rPr>
          <w:rtl/>
          <w:lang w:bidi="ar-EG"/>
        </w:rPr>
      </w:pPr>
      <w:r>
        <w:rPr>
          <w:rFonts w:hint="cs"/>
          <w:rtl/>
        </w:rPr>
        <w:t xml:space="preserve">     </w:t>
      </w:r>
      <w:r w:rsidRPr="00CF32B0">
        <w:rPr>
          <w:rtl/>
        </w:rPr>
        <w:t>يهدف مشروع إنتاج لحوم الخرفان إلى إنشاء مزرعة متكاملة لتربية الأغنام وتسمينها بهدف توفير لحوم عالية الجودة للسوق المحلي، مع إمكانية التوسع مستقبلاً للتوزيع على أسواق التصدير. ينطلق المشروع في ظل تزايد الطلب على اللحوم الحمراء في مصر والمنطقة العربية، حيث يُعد لحم الخروف من أكثر أنواع اللحوم استهلاكًا ويفضل لدى شريحة واسعة من المستهلكين</w:t>
      </w:r>
      <w:r>
        <w:rPr>
          <w:rFonts w:hint="cs"/>
          <w:rtl/>
        </w:rPr>
        <w:t>.</w:t>
      </w:r>
    </w:p>
    <w:p w14:paraId="290304F4" w14:textId="77777777" w:rsidR="00CF32B0" w:rsidRDefault="00CF32B0" w:rsidP="00CF32B0">
      <w:pPr>
        <w:bidi/>
        <w:jc w:val="both"/>
        <w:rPr>
          <w:rtl/>
          <w:lang w:bidi="ar-SA"/>
        </w:rPr>
      </w:pPr>
    </w:p>
    <w:p w14:paraId="6B1C4137" w14:textId="3AC169C2" w:rsidR="00CF32B0" w:rsidRPr="00CF32B0" w:rsidRDefault="00CF32B0" w:rsidP="00CF32B0">
      <w:pPr>
        <w:bidi/>
        <w:jc w:val="both"/>
      </w:pPr>
      <w:r w:rsidRPr="00CF32B0">
        <w:rPr>
          <w:rtl/>
          <w:lang w:bidi="ar-SA"/>
        </w:rPr>
        <w:t>سيعتمد المشروع على اختيار سلالات أغنام مناسبة للبيئة المحلية، مع تطبيق أحدث أساليب التربية والرعاية البيطرية والتغذية المتوازنة من أجل تحقيق معدلات نمو مرتفعة وجودة لحم تنافسية. كما سيخصص المشروع جزءًا من ميزانيته لتدريب الكوادر العاملة وتوفير بيئة صحية وآمنة للقطيع، بما يضمن إنتاجًا مستدامًا وكفاءة تشغيلية أعلى</w:t>
      </w:r>
      <w:r>
        <w:rPr>
          <w:rFonts w:hint="cs"/>
          <w:rtl/>
        </w:rPr>
        <w:t>.</w:t>
      </w:r>
    </w:p>
    <w:p w14:paraId="3A12B283" w14:textId="77777777" w:rsidR="00CF32B0" w:rsidRDefault="00CF32B0" w:rsidP="00CF32B0">
      <w:pPr>
        <w:bidi/>
        <w:jc w:val="both"/>
        <w:rPr>
          <w:rtl/>
          <w:lang w:bidi="ar-SA"/>
        </w:rPr>
      </w:pPr>
    </w:p>
    <w:p w14:paraId="35FED44A" w14:textId="73E1D76F" w:rsidR="00CF32B0" w:rsidRPr="00CF32B0" w:rsidRDefault="00CF32B0" w:rsidP="00CF32B0">
      <w:pPr>
        <w:bidi/>
        <w:jc w:val="both"/>
        <w:rPr>
          <w:rtl/>
        </w:rPr>
      </w:pPr>
      <w:r w:rsidRPr="00CF32B0">
        <w:rPr>
          <w:rtl/>
          <w:lang w:bidi="ar-SA"/>
        </w:rPr>
        <w:t>يستهدف المشروع بيع الخرفان الحية أو لحوم الذبائح الطازجة للمجازر والمتاجر ومنافذ التوزيع المباشر، مع التركيز على بناء سمعة قوية للمنتج المحلي من خلال الالتزام بالمعايير الصحية وجودة اللحوم</w:t>
      </w:r>
      <w:r w:rsidRPr="00CF32B0">
        <w:t>.</w:t>
      </w:r>
    </w:p>
    <w:p w14:paraId="0C22F7B9" w14:textId="77777777" w:rsidR="00CF32B0" w:rsidRPr="00CF32B0" w:rsidRDefault="00CF32B0" w:rsidP="009639F4">
      <w:pPr>
        <w:pStyle w:val="Heading2"/>
        <w:bidi/>
        <w:rPr>
          <w:rtl/>
        </w:rPr>
      </w:pPr>
      <w:bookmarkStart w:id="2" w:name="_Toc206495828"/>
      <w:r w:rsidRPr="00CF32B0">
        <w:rPr>
          <w:rtl/>
          <w:lang w:bidi="ar-SA"/>
        </w:rPr>
        <w:t>الأهداف الرئيسية</w:t>
      </w:r>
      <w:r w:rsidRPr="00CF32B0">
        <w:t>:</w:t>
      </w:r>
      <w:bookmarkEnd w:id="2"/>
    </w:p>
    <w:p w14:paraId="348629B5" w14:textId="77777777" w:rsidR="00CF32B0" w:rsidRPr="00CF32B0" w:rsidRDefault="00CF32B0" w:rsidP="00CF32B0">
      <w:pPr>
        <w:numPr>
          <w:ilvl w:val="0"/>
          <w:numId w:val="12"/>
        </w:numPr>
        <w:bidi/>
        <w:spacing w:after="100" w:afterAutospacing="1"/>
        <w:jc w:val="both"/>
        <w:rPr>
          <w:sz w:val="20"/>
          <w:szCs w:val="20"/>
        </w:rPr>
      </w:pPr>
      <w:r w:rsidRPr="00CF32B0">
        <w:rPr>
          <w:sz w:val="20"/>
          <w:szCs w:val="20"/>
          <w:rtl/>
          <w:lang w:bidi="ar-SA"/>
        </w:rPr>
        <w:t>تحقيق إنتاج سنوي ثابت من لحوم الخراف بأسعار تنافسية</w:t>
      </w:r>
      <w:r w:rsidRPr="00CF32B0">
        <w:rPr>
          <w:sz w:val="20"/>
          <w:szCs w:val="20"/>
        </w:rPr>
        <w:t>.</w:t>
      </w:r>
    </w:p>
    <w:p w14:paraId="19FAD2C2" w14:textId="7F0C0AA7" w:rsidR="00CF32B0" w:rsidRPr="00CF32B0" w:rsidRDefault="00CF32B0" w:rsidP="00CF32B0">
      <w:pPr>
        <w:numPr>
          <w:ilvl w:val="0"/>
          <w:numId w:val="12"/>
        </w:numPr>
        <w:bidi/>
        <w:spacing w:after="100" w:afterAutospacing="1"/>
        <w:jc w:val="both"/>
        <w:rPr>
          <w:sz w:val="20"/>
          <w:szCs w:val="20"/>
        </w:rPr>
      </w:pPr>
      <w:r w:rsidRPr="00CF32B0">
        <w:rPr>
          <w:sz w:val="20"/>
          <w:szCs w:val="20"/>
          <w:rtl/>
          <w:lang w:bidi="ar-SA"/>
        </w:rPr>
        <w:t>توفير مصدر دخل مستدام وفرص عمل في القطاع ال</w:t>
      </w:r>
      <w:r w:rsidRPr="00CF32B0">
        <w:rPr>
          <w:rFonts w:hint="cs"/>
          <w:sz w:val="20"/>
          <w:szCs w:val="20"/>
          <w:rtl/>
        </w:rPr>
        <w:t>زراعي</w:t>
      </w:r>
      <w:r w:rsidRPr="00CF32B0">
        <w:rPr>
          <w:sz w:val="20"/>
          <w:szCs w:val="20"/>
        </w:rPr>
        <w:t>.</w:t>
      </w:r>
    </w:p>
    <w:p w14:paraId="46741353" w14:textId="77777777" w:rsidR="00CF32B0" w:rsidRPr="00CF32B0" w:rsidRDefault="00CF32B0" w:rsidP="00CF32B0">
      <w:pPr>
        <w:numPr>
          <w:ilvl w:val="0"/>
          <w:numId w:val="12"/>
        </w:numPr>
        <w:bidi/>
        <w:spacing w:after="100" w:afterAutospacing="1"/>
        <w:jc w:val="both"/>
        <w:rPr>
          <w:sz w:val="20"/>
          <w:szCs w:val="20"/>
        </w:rPr>
      </w:pPr>
      <w:r w:rsidRPr="00CF32B0">
        <w:rPr>
          <w:sz w:val="20"/>
          <w:szCs w:val="20"/>
          <w:rtl/>
          <w:lang w:bidi="ar-SA"/>
        </w:rPr>
        <w:t>الإسهام في تعزيز الأمن الغذائي ودعم الاقتصاد المحلي من خلال تقليل الواردات وتحقيق قيمة مضافة من الإنتاج الحيواني المحلي</w:t>
      </w:r>
      <w:r w:rsidRPr="00CF32B0">
        <w:rPr>
          <w:sz w:val="20"/>
          <w:szCs w:val="20"/>
        </w:rPr>
        <w:t>.</w:t>
      </w:r>
    </w:p>
    <w:p w14:paraId="6E162F7E" w14:textId="6E5EFF1B" w:rsidR="00CF32B0" w:rsidRPr="00CF32B0" w:rsidRDefault="00CF32B0" w:rsidP="00CF32B0">
      <w:pPr>
        <w:pStyle w:val="Heading2"/>
        <w:bidi/>
      </w:pPr>
      <w:bookmarkStart w:id="3" w:name="_Toc206495829"/>
      <w:r w:rsidRPr="00CF32B0">
        <w:rPr>
          <w:rtl/>
          <w:lang w:bidi="ar-SA"/>
        </w:rPr>
        <w:t>فرص وتحديات المشروع</w:t>
      </w:r>
      <w:r w:rsidRPr="00CF32B0">
        <w:t>:</w:t>
      </w:r>
      <w:bookmarkEnd w:id="3"/>
    </w:p>
    <w:p w14:paraId="014E3BAF" w14:textId="77777777" w:rsidR="00CF32B0" w:rsidRDefault="00CF32B0" w:rsidP="00CF32B0">
      <w:pPr>
        <w:bidi/>
        <w:ind w:left="360"/>
        <w:jc w:val="both"/>
      </w:pPr>
      <w:r w:rsidRPr="00CF32B0">
        <w:rPr>
          <w:rtl/>
          <w:lang w:bidi="ar-SA"/>
        </w:rPr>
        <w:t>يتمتع القطاع الحيواني في مصر بفرص نمو مرتفعة مع وجود فجوة بين الطلب والعرض</w:t>
      </w:r>
      <w:r>
        <w:rPr>
          <w:rFonts w:hint="cs"/>
          <w:rtl/>
          <w:lang w:bidi="ar-SA"/>
        </w:rPr>
        <w:t>.</w:t>
      </w:r>
    </w:p>
    <w:p w14:paraId="3C230985" w14:textId="77777777" w:rsidR="00FC3B25" w:rsidRDefault="00FC3B25" w:rsidP="00CF32B0">
      <w:pPr>
        <w:pStyle w:val="Heading3"/>
        <w:bidi/>
        <w:spacing w:line="360" w:lineRule="auto"/>
        <w:rPr>
          <w:rtl/>
          <w:lang w:bidi="ar-SA"/>
        </w:rPr>
      </w:pPr>
    </w:p>
    <w:p w14:paraId="07296C38" w14:textId="43981323" w:rsidR="00CF32B0" w:rsidRPr="00CF32B0" w:rsidRDefault="00CF32B0" w:rsidP="00FC3B25">
      <w:pPr>
        <w:pStyle w:val="Heading3"/>
        <w:bidi/>
        <w:spacing w:line="360" w:lineRule="auto"/>
        <w:rPr>
          <w:rtl/>
          <w:lang w:bidi="ar-SA"/>
        </w:rPr>
      </w:pPr>
      <w:bookmarkStart w:id="4" w:name="_Toc206495830"/>
      <w:r>
        <w:rPr>
          <w:rFonts w:hint="cs"/>
          <w:rtl/>
          <w:lang w:bidi="ar-SA"/>
        </w:rPr>
        <w:t>متطلبات نجاح المشروع:</w:t>
      </w:r>
      <w:bookmarkEnd w:id="4"/>
    </w:p>
    <w:p w14:paraId="7DFFE8E5" w14:textId="34F21489" w:rsidR="00CF32B0" w:rsidRDefault="00CF32B0" w:rsidP="00CF32B0">
      <w:pPr>
        <w:pStyle w:val="ListParagraph"/>
        <w:numPr>
          <w:ilvl w:val="0"/>
          <w:numId w:val="14"/>
        </w:numPr>
        <w:bidi/>
        <w:rPr>
          <w:lang w:bidi="ar-SA"/>
        </w:rPr>
      </w:pPr>
      <w:r w:rsidRPr="00CF32B0">
        <w:rPr>
          <w:rtl/>
          <w:lang w:bidi="ar-SA"/>
        </w:rPr>
        <w:t>تخطيطاً مالياً دقيقاً</w:t>
      </w:r>
    </w:p>
    <w:p w14:paraId="67B13092" w14:textId="0776BBA5" w:rsidR="00CF32B0" w:rsidRDefault="00CF32B0" w:rsidP="00EE50FD">
      <w:pPr>
        <w:pStyle w:val="ListParagraph"/>
        <w:numPr>
          <w:ilvl w:val="0"/>
          <w:numId w:val="14"/>
        </w:numPr>
        <w:bidi/>
      </w:pPr>
      <w:r w:rsidRPr="00CF32B0">
        <w:rPr>
          <w:rtl/>
          <w:lang w:bidi="ar-SA"/>
        </w:rPr>
        <w:t>انتقاء السلالات بعنا</w:t>
      </w:r>
      <w:r w:rsidR="00EE50FD">
        <w:rPr>
          <w:rFonts w:hint="cs"/>
          <w:rtl/>
          <w:lang w:bidi="ar-SA"/>
        </w:rPr>
        <w:t>ية</w:t>
      </w:r>
    </w:p>
    <w:p w14:paraId="101FE323" w14:textId="13A129D1" w:rsidR="00CF32B0" w:rsidRDefault="00CF32B0" w:rsidP="00CF32B0">
      <w:pPr>
        <w:pStyle w:val="ListParagraph"/>
        <w:numPr>
          <w:ilvl w:val="0"/>
          <w:numId w:val="14"/>
        </w:numPr>
        <w:bidi/>
        <w:rPr>
          <w:lang w:bidi="ar-SA"/>
        </w:rPr>
      </w:pPr>
      <w:r w:rsidRPr="00CF32B0">
        <w:rPr>
          <w:rtl/>
          <w:lang w:bidi="ar-SA"/>
        </w:rPr>
        <w:t>مراقبة مستمرة لجودة الإنتاج</w:t>
      </w:r>
    </w:p>
    <w:p w14:paraId="585A84C6" w14:textId="139097E4" w:rsidR="00CF32B0" w:rsidRDefault="00CF32B0" w:rsidP="00CF32B0">
      <w:pPr>
        <w:pStyle w:val="ListParagraph"/>
        <w:numPr>
          <w:ilvl w:val="0"/>
          <w:numId w:val="14"/>
        </w:numPr>
        <w:bidi/>
        <w:rPr>
          <w:lang w:bidi="ar-SA"/>
        </w:rPr>
      </w:pPr>
      <w:r w:rsidRPr="00CF32B0">
        <w:rPr>
          <w:rtl/>
          <w:lang w:bidi="ar-SA"/>
        </w:rPr>
        <w:t>التسويق الفعا</w:t>
      </w:r>
      <w:r>
        <w:rPr>
          <w:rFonts w:hint="cs"/>
          <w:rtl/>
        </w:rPr>
        <w:t>ل</w:t>
      </w:r>
    </w:p>
    <w:p w14:paraId="722B9D7C" w14:textId="06F18A51" w:rsidR="00CF32B0" w:rsidRDefault="00CF32B0" w:rsidP="00CF32B0">
      <w:pPr>
        <w:pStyle w:val="Heading3"/>
        <w:bidi/>
        <w:spacing w:line="360" w:lineRule="auto"/>
        <w:rPr>
          <w:rtl/>
        </w:rPr>
      </w:pPr>
      <w:bookmarkStart w:id="5" w:name="_Toc206495831"/>
      <w:r>
        <w:rPr>
          <w:rFonts w:hint="cs"/>
          <w:rtl/>
        </w:rPr>
        <w:t>التحديات المتوقعة:</w:t>
      </w:r>
      <w:bookmarkEnd w:id="5"/>
    </w:p>
    <w:p w14:paraId="604F7E47" w14:textId="41C3ED3C" w:rsidR="00CF32B0" w:rsidRDefault="00CF32B0" w:rsidP="00CF32B0">
      <w:pPr>
        <w:pStyle w:val="ListParagraph"/>
        <w:numPr>
          <w:ilvl w:val="0"/>
          <w:numId w:val="15"/>
        </w:numPr>
        <w:bidi/>
      </w:pPr>
      <w:r>
        <w:rPr>
          <w:rFonts w:hint="cs"/>
          <w:rtl/>
        </w:rPr>
        <w:t xml:space="preserve">تقلب </w:t>
      </w:r>
      <w:r>
        <w:rPr>
          <w:rtl/>
        </w:rPr>
        <w:t>أسعار الأعلاف</w:t>
      </w:r>
    </w:p>
    <w:p w14:paraId="4CC96381" w14:textId="263005C2" w:rsidR="00CF32B0" w:rsidRDefault="00CF32B0" w:rsidP="00CF32B0">
      <w:pPr>
        <w:pStyle w:val="ListParagraph"/>
        <w:numPr>
          <w:ilvl w:val="0"/>
          <w:numId w:val="15"/>
        </w:numPr>
        <w:bidi/>
      </w:pPr>
      <w:r>
        <w:rPr>
          <w:rtl/>
        </w:rPr>
        <w:t>مخاطر الأمراض</w:t>
      </w:r>
    </w:p>
    <w:p w14:paraId="5FD13E09" w14:textId="5CDDD0D3" w:rsidR="00CF32B0" w:rsidRDefault="00CF32B0" w:rsidP="00CF32B0">
      <w:pPr>
        <w:pStyle w:val="ListParagraph"/>
        <w:numPr>
          <w:ilvl w:val="0"/>
          <w:numId w:val="15"/>
        </w:numPr>
        <w:bidi/>
      </w:pPr>
      <w:r>
        <w:rPr>
          <w:rtl/>
        </w:rPr>
        <w:t>الالتزام الدائم باشتراطات الصحة العامة والتشريعات البيطرية</w:t>
      </w:r>
    </w:p>
    <w:p w14:paraId="59B5A125" w14:textId="77777777" w:rsidR="00CF32B0" w:rsidRPr="00CF32B0" w:rsidRDefault="00CF32B0" w:rsidP="00CF32B0">
      <w:pPr>
        <w:bidi/>
        <w:ind w:left="360"/>
      </w:pPr>
    </w:p>
    <w:p w14:paraId="5A4C1C3F" w14:textId="25D8E615" w:rsidR="00CF32B0" w:rsidRPr="00CF32B0" w:rsidRDefault="00CF32B0" w:rsidP="00FC3B25">
      <w:pPr>
        <w:pStyle w:val="Heading3"/>
        <w:bidi/>
        <w:spacing w:line="480" w:lineRule="auto"/>
      </w:pPr>
      <w:bookmarkStart w:id="6" w:name="_Toc206495832"/>
      <w:r w:rsidRPr="00CF32B0">
        <w:rPr>
          <w:rtl/>
          <w:lang w:bidi="ar-SA"/>
        </w:rPr>
        <w:t>مؤشرات مالية أولية متوقعة (</w:t>
      </w:r>
      <w:r>
        <w:rPr>
          <w:rFonts w:hint="cs"/>
          <w:rtl/>
          <w:lang w:bidi="ar-SA"/>
        </w:rPr>
        <w:t>للمرحلة الأولى</w:t>
      </w:r>
      <w:r w:rsidRPr="00CF32B0">
        <w:rPr>
          <w:rtl/>
          <w:lang w:bidi="ar-SA"/>
        </w:rPr>
        <w:t>)</w:t>
      </w:r>
      <w:r w:rsidRPr="00CF32B0">
        <w:t>:</w:t>
      </w:r>
      <w:bookmarkEnd w:id="6"/>
    </w:p>
    <w:tbl>
      <w:tblPr>
        <w:tblStyle w:val="GridTable1Light-Accent2"/>
        <w:tblW w:w="5035" w:type="dxa"/>
        <w:tblLayout w:type="fixed"/>
        <w:tblLook w:val="04A0" w:firstRow="1" w:lastRow="0" w:firstColumn="1" w:lastColumn="0" w:noHBand="0" w:noVBand="1"/>
      </w:tblPr>
      <w:tblGrid>
        <w:gridCol w:w="3415"/>
        <w:gridCol w:w="1620"/>
      </w:tblGrid>
      <w:tr w:rsidR="00CF32B0" w:rsidRPr="00CF32B0" w14:paraId="3F64DCB3" w14:textId="5307670A" w:rsidTr="00CF32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BE4D5" w:themeFill="accent2" w:themeFillTint="33"/>
            <w:vAlign w:val="bottom"/>
            <w:hideMark/>
          </w:tcPr>
          <w:p w14:paraId="3D213E6E" w14:textId="77777777" w:rsidR="00CF32B0" w:rsidRPr="00CF32B0" w:rsidRDefault="00CF32B0" w:rsidP="00CF32B0">
            <w:pPr>
              <w:bidi/>
              <w:spacing w:after="120" w:line="276" w:lineRule="auto"/>
              <w:rPr>
                <w:rtl/>
              </w:rPr>
            </w:pPr>
            <w:r w:rsidRPr="00CF32B0">
              <w:rPr>
                <w:rtl/>
                <w:lang w:bidi="ar-SA"/>
              </w:rPr>
              <w:t>القيمة التقديرية</w:t>
            </w:r>
          </w:p>
        </w:tc>
        <w:tc>
          <w:tcPr>
            <w:tcW w:w="1620" w:type="dxa"/>
            <w:shd w:val="clear" w:color="auto" w:fill="FBE4D5" w:themeFill="accent2" w:themeFillTint="33"/>
          </w:tcPr>
          <w:p w14:paraId="249BFE12" w14:textId="1272119F" w:rsidR="00CF32B0" w:rsidRPr="00CF32B0" w:rsidRDefault="00CF32B0" w:rsidP="00CF32B0">
            <w:pPr>
              <w:bidi/>
              <w:cnfStyle w:val="100000000000" w:firstRow="1" w:lastRow="0" w:firstColumn="0" w:lastColumn="0" w:oddVBand="0" w:evenVBand="0" w:oddHBand="0" w:evenHBand="0" w:firstRowFirstColumn="0" w:firstRowLastColumn="0" w:lastRowFirstColumn="0" w:lastRowLastColumn="0"/>
              <w:rPr>
                <w:b w:val="0"/>
                <w:bCs/>
                <w:rtl/>
                <w:lang w:bidi="ar-SA"/>
              </w:rPr>
            </w:pPr>
            <w:r w:rsidRPr="00CF32B0">
              <w:rPr>
                <w:rtl/>
                <w:lang w:bidi="ar-SA"/>
              </w:rPr>
              <w:t>المؤشر</w:t>
            </w:r>
          </w:p>
        </w:tc>
      </w:tr>
      <w:tr w:rsidR="00CF32B0" w:rsidRPr="00CF32B0" w14:paraId="4C687109" w14:textId="14C760B4" w:rsidTr="00CF32B0">
        <w:trPr>
          <w:trHeight w:val="321"/>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3C8B7085" w14:textId="6973A1F4" w:rsidR="00CF32B0" w:rsidRPr="00D922DF" w:rsidRDefault="00CF32B0" w:rsidP="00CF32B0">
            <w:pPr>
              <w:bidi/>
              <w:spacing w:after="120" w:line="276" w:lineRule="auto"/>
              <w:rPr>
                <w:b w:val="0"/>
                <w:bCs/>
              </w:rPr>
            </w:pPr>
            <w:r w:rsidRPr="00D922DF">
              <w:rPr>
                <w:rFonts w:hint="cs"/>
                <w:b w:val="0"/>
                <w:bCs/>
                <w:rtl/>
              </w:rPr>
              <w:t>2800-3200</w:t>
            </w:r>
            <w:r w:rsidRPr="00D922DF">
              <w:rPr>
                <w:b w:val="0"/>
                <w:bCs/>
                <w:rtl/>
                <w:lang w:bidi="ar-SA"/>
              </w:rPr>
              <w:t>رأس</w:t>
            </w:r>
          </w:p>
        </w:tc>
        <w:tc>
          <w:tcPr>
            <w:tcW w:w="1620" w:type="dxa"/>
            <w:vAlign w:val="center"/>
          </w:tcPr>
          <w:p w14:paraId="28AF2EBE" w14:textId="0C8ED32B" w:rsidR="00CF32B0" w:rsidRPr="00CF32B0" w:rsidRDefault="00CF32B0" w:rsidP="00CF32B0">
            <w:pPr>
              <w:bidi/>
              <w:cnfStyle w:val="000000000000" w:firstRow="0" w:lastRow="0" w:firstColumn="0" w:lastColumn="0" w:oddVBand="0" w:evenVBand="0" w:oddHBand="0" w:evenHBand="0" w:firstRowFirstColumn="0" w:firstRowLastColumn="0" w:lastRowFirstColumn="0" w:lastRowLastColumn="0"/>
              <w:rPr>
                <w:b/>
                <w:bCs w:val="0"/>
              </w:rPr>
            </w:pPr>
            <w:r w:rsidRPr="00CF32B0">
              <w:rPr>
                <w:b/>
                <w:rtl/>
                <w:lang w:bidi="ar-SA"/>
              </w:rPr>
              <w:t>عدد الخراف سنوي</w:t>
            </w:r>
            <w:r w:rsidR="00D922DF">
              <w:rPr>
                <w:rFonts w:hint="cs"/>
                <w:b/>
                <w:rtl/>
                <w:lang w:bidi="ar-SA"/>
              </w:rPr>
              <w:t>ـ</w:t>
            </w:r>
            <w:r w:rsidRPr="00CF32B0">
              <w:rPr>
                <w:b/>
                <w:rtl/>
                <w:lang w:bidi="ar-SA"/>
              </w:rPr>
              <w:t>اً</w:t>
            </w:r>
          </w:p>
        </w:tc>
      </w:tr>
      <w:tr w:rsidR="00CF32B0" w:rsidRPr="00CF32B0" w14:paraId="21BD111F" w14:textId="024CE700" w:rsidTr="00CF32B0">
        <w:trPr>
          <w:trHeight w:val="170"/>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764720AA" w14:textId="3085E635" w:rsidR="00CF32B0" w:rsidRPr="00CF32B0" w:rsidRDefault="00D922DF" w:rsidP="00CF32B0">
            <w:pPr>
              <w:bidi/>
              <w:spacing w:after="120" w:line="276" w:lineRule="auto"/>
              <w:rPr>
                <w:rFonts w:hint="cs"/>
                <w:rtl/>
              </w:rPr>
            </w:pPr>
            <w:r>
              <w:t>6,500,000</w:t>
            </w:r>
          </w:p>
        </w:tc>
        <w:tc>
          <w:tcPr>
            <w:tcW w:w="1620" w:type="dxa"/>
            <w:vAlign w:val="center"/>
          </w:tcPr>
          <w:p w14:paraId="2EFE5016" w14:textId="3E3E3AC0" w:rsidR="00CF32B0" w:rsidRPr="00CF32B0" w:rsidRDefault="00CF32B0" w:rsidP="00CF32B0">
            <w:pPr>
              <w:bidi/>
              <w:cnfStyle w:val="000000000000" w:firstRow="0" w:lastRow="0" w:firstColumn="0" w:lastColumn="0" w:oddVBand="0" w:evenVBand="0" w:oddHBand="0" w:evenHBand="0" w:firstRowFirstColumn="0" w:firstRowLastColumn="0" w:lastRowFirstColumn="0" w:lastRowLastColumn="0"/>
              <w:rPr>
                <w:b/>
                <w:bCs w:val="0"/>
                <w:rtl/>
                <w:lang w:bidi="ar-SA"/>
              </w:rPr>
            </w:pPr>
            <w:r w:rsidRPr="00CF32B0">
              <w:rPr>
                <w:b/>
                <w:rtl/>
                <w:lang w:bidi="ar-SA"/>
              </w:rPr>
              <w:t xml:space="preserve">رأس المال </w:t>
            </w:r>
            <w:r w:rsidR="00F413B1">
              <w:rPr>
                <w:rFonts w:hint="cs"/>
                <w:b/>
                <w:rtl/>
                <w:lang w:bidi="ar-SA"/>
              </w:rPr>
              <w:t>التشغيلي</w:t>
            </w:r>
          </w:p>
        </w:tc>
      </w:tr>
      <w:tr w:rsidR="00CF32B0" w:rsidRPr="00CF32B0" w14:paraId="12025F5F" w14:textId="3F3D5FDE" w:rsidTr="00CF32B0">
        <w:trPr>
          <w:trHeight w:val="43"/>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47909DCB" w14:textId="1BDD49CF" w:rsidR="00CF32B0" w:rsidRPr="00CF32B0" w:rsidRDefault="00D922DF" w:rsidP="00CF32B0">
            <w:pPr>
              <w:bidi/>
              <w:spacing w:after="120" w:line="276" w:lineRule="auto"/>
            </w:pPr>
            <w:r>
              <w:t xml:space="preserve"> </w:t>
            </w:r>
            <w:r w:rsidR="00CF32B0" w:rsidRPr="00CF32B0">
              <w:t xml:space="preserve">20-30% </w:t>
            </w:r>
            <w:r w:rsidR="00CF32B0" w:rsidRPr="00D922DF">
              <w:rPr>
                <w:b w:val="0"/>
                <w:bCs/>
                <w:rtl/>
                <w:lang w:bidi="ar-SA"/>
              </w:rPr>
              <w:t>سنوياً</w:t>
            </w:r>
          </w:p>
        </w:tc>
        <w:tc>
          <w:tcPr>
            <w:tcW w:w="1620" w:type="dxa"/>
            <w:vAlign w:val="center"/>
          </w:tcPr>
          <w:p w14:paraId="2A0617EB" w14:textId="317F36E0" w:rsidR="00CF32B0" w:rsidRPr="00CF32B0" w:rsidRDefault="00CF32B0" w:rsidP="00CF32B0">
            <w:pPr>
              <w:bidi/>
              <w:cnfStyle w:val="000000000000" w:firstRow="0" w:lastRow="0" w:firstColumn="0" w:lastColumn="0" w:oddVBand="0" w:evenVBand="0" w:oddHBand="0" w:evenHBand="0" w:firstRowFirstColumn="0" w:firstRowLastColumn="0" w:lastRowFirstColumn="0" w:lastRowLastColumn="0"/>
              <w:rPr>
                <w:b/>
                <w:bCs w:val="0"/>
              </w:rPr>
            </w:pPr>
            <w:r w:rsidRPr="00CF32B0">
              <w:rPr>
                <w:b/>
                <w:rtl/>
                <w:lang w:bidi="ar-SA"/>
              </w:rPr>
              <w:t>هامش الربح المتوقع</w:t>
            </w:r>
          </w:p>
        </w:tc>
      </w:tr>
      <w:tr w:rsidR="00CF32B0" w:rsidRPr="00CF32B0" w14:paraId="2E0621F4" w14:textId="27AA6C7C" w:rsidTr="00CF32B0">
        <w:trPr>
          <w:trHeight w:val="134"/>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3B2FA628" w14:textId="77777777" w:rsidR="00CF32B0" w:rsidRPr="004D42CD" w:rsidRDefault="00CF32B0" w:rsidP="00CF32B0">
            <w:pPr>
              <w:bidi/>
              <w:spacing w:after="120" w:line="276" w:lineRule="auto"/>
              <w:rPr>
                <w:b w:val="0"/>
                <w:bCs/>
              </w:rPr>
            </w:pPr>
            <w:r w:rsidRPr="004D42CD">
              <w:rPr>
                <w:b w:val="0"/>
                <w:bCs/>
                <w:rtl/>
                <w:lang w:bidi="ar-SA"/>
              </w:rPr>
              <w:t>غالباً خلال أول 18 شهر</w:t>
            </w:r>
          </w:p>
        </w:tc>
        <w:tc>
          <w:tcPr>
            <w:tcW w:w="1620" w:type="dxa"/>
            <w:vAlign w:val="center"/>
          </w:tcPr>
          <w:p w14:paraId="41D1C7F3" w14:textId="4DF35EF6" w:rsidR="00CF32B0" w:rsidRPr="00CF32B0" w:rsidRDefault="00CF32B0" w:rsidP="00CF32B0">
            <w:pPr>
              <w:bidi/>
              <w:cnfStyle w:val="000000000000" w:firstRow="0" w:lastRow="0" w:firstColumn="0" w:lastColumn="0" w:oddVBand="0" w:evenVBand="0" w:oddHBand="0" w:evenHBand="0" w:firstRowFirstColumn="0" w:firstRowLastColumn="0" w:lastRowFirstColumn="0" w:lastRowLastColumn="0"/>
              <w:rPr>
                <w:b/>
                <w:bCs w:val="0"/>
                <w:rtl/>
                <w:lang w:bidi="ar-SA"/>
              </w:rPr>
            </w:pPr>
            <w:r w:rsidRPr="00CF32B0">
              <w:rPr>
                <w:b/>
                <w:rtl/>
                <w:lang w:bidi="ar-SA"/>
              </w:rPr>
              <w:t>نقطة التع</w:t>
            </w:r>
            <w:r w:rsidR="00D922DF">
              <w:rPr>
                <w:rFonts w:hint="cs"/>
                <w:b/>
                <w:rtl/>
                <w:lang w:bidi="ar-SA"/>
              </w:rPr>
              <w:t>ـــــــــــــ</w:t>
            </w:r>
            <w:r w:rsidRPr="00CF32B0">
              <w:rPr>
                <w:b/>
                <w:rtl/>
                <w:lang w:bidi="ar-SA"/>
              </w:rPr>
              <w:t>ادل</w:t>
            </w:r>
          </w:p>
        </w:tc>
      </w:tr>
    </w:tbl>
    <w:p w14:paraId="370C6D60" w14:textId="77777777" w:rsidR="00CF32B0" w:rsidRDefault="00CF32B0" w:rsidP="00CF32B0">
      <w:pPr>
        <w:bidi/>
        <w:rPr>
          <w:rtl/>
          <w:lang w:bidi="ar-SA"/>
        </w:rPr>
      </w:pPr>
    </w:p>
    <w:p w14:paraId="35C56F73" w14:textId="77777777" w:rsidR="00CF32B0" w:rsidRDefault="00CF32B0" w:rsidP="00CF32B0">
      <w:pPr>
        <w:bidi/>
        <w:rPr>
          <w:rtl/>
          <w:lang w:bidi="ar-SA"/>
        </w:rPr>
      </w:pPr>
    </w:p>
    <w:p w14:paraId="3C515174" w14:textId="72CCCC45" w:rsidR="00CF32B0" w:rsidRPr="00CF32B0" w:rsidRDefault="00CF32B0" w:rsidP="00CF32B0">
      <w:pPr>
        <w:bidi/>
      </w:pPr>
      <w:r w:rsidRPr="00CF32B0">
        <w:rPr>
          <w:rtl/>
          <w:lang w:bidi="ar-SA"/>
        </w:rPr>
        <w:t>يمثل هذا المشروع فرصة واعدة للمستثمرين والمربين لتحقيق عوائد اقتصادية، خاصة مع التطور المستمر للقطاع الحيواني وارتفاع وعي المستهلك بالجودة وسلامة الغذاء</w:t>
      </w:r>
      <w:r>
        <w:rPr>
          <w:rFonts w:hint="cs"/>
          <w:rtl/>
        </w:rPr>
        <w:t>.</w:t>
      </w:r>
    </w:p>
    <w:p w14:paraId="3BBCB47D" w14:textId="5D540760" w:rsidR="00CF32B0" w:rsidRDefault="00CF32B0" w:rsidP="00CF32B0">
      <w:pPr>
        <w:bidi/>
        <w:rPr>
          <w:rtl/>
        </w:rPr>
      </w:pPr>
    </w:p>
    <w:p w14:paraId="2A48A937" w14:textId="0FCF9A31" w:rsidR="00207767" w:rsidRPr="00207767" w:rsidRDefault="00207767" w:rsidP="00FC3B25">
      <w:pPr>
        <w:pStyle w:val="Heading1"/>
        <w:bidi/>
      </w:pPr>
      <w:bookmarkStart w:id="7" w:name="_Toc206495833"/>
      <w:r w:rsidRPr="00207767">
        <w:rPr>
          <w:rtl/>
          <w:lang w:bidi="ar-SA"/>
        </w:rPr>
        <w:lastRenderedPageBreak/>
        <w:t>الدراسة السوقية</w:t>
      </w:r>
      <w:bookmarkEnd w:id="7"/>
      <w:r w:rsidRPr="00207767">
        <w:rPr>
          <w:rtl/>
          <w:lang w:bidi="ar-SA"/>
        </w:rPr>
        <w:t xml:space="preserve"> </w:t>
      </w:r>
    </w:p>
    <w:p w14:paraId="40907C5F" w14:textId="77777777" w:rsidR="00207767" w:rsidRDefault="00207767" w:rsidP="00DC6BFE">
      <w:pPr>
        <w:pStyle w:val="Subtitle"/>
        <w:bidi/>
        <w:jc w:val="both"/>
        <w:rPr>
          <w:rtl/>
        </w:rPr>
      </w:pPr>
      <w:r w:rsidRPr="00207767">
        <w:rPr>
          <w:rtl/>
          <w:lang w:bidi="ar-SA"/>
        </w:rPr>
        <w:t>تهدف هذه الدراسة إلى رسم صورة دقيقة حول واقع سوق لحوم الخرفان في مصر لعام 2025، مع تحليل العناصر الرئيسية المؤثرة في الطلب والعرض، والمنافسة، والفئات المستهدفة، وأنماط الشراء</w:t>
      </w:r>
      <w:r w:rsidRPr="00207767">
        <w:t>.</w:t>
      </w:r>
    </w:p>
    <w:p w14:paraId="594A0810" w14:textId="77777777" w:rsidR="00F7618A" w:rsidRDefault="00F7618A" w:rsidP="00F7618A">
      <w:pPr>
        <w:bidi/>
        <w:rPr>
          <w:rtl/>
        </w:rPr>
      </w:pPr>
    </w:p>
    <w:p w14:paraId="6F459580" w14:textId="77777777" w:rsidR="00F7618A" w:rsidRDefault="00F7618A" w:rsidP="00F7618A">
      <w:pPr>
        <w:bidi/>
        <w:rPr>
          <w:rtl/>
        </w:rPr>
      </w:pPr>
    </w:p>
    <w:p w14:paraId="12467B17" w14:textId="77777777" w:rsidR="00D62565" w:rsidRPr="00207767" w:rsidRDefault="00D62565" w:rsidP="00CC2C0A">
      <w:pPr>
        <w:pStyle w:val="Heading2"/>
      </w:pPr>
    </w:p>
    <w:p w14:paraId="020016BE" w14:textId="2A5AF556" w:rsidR="00207767" w:rsidRPr="00207767" w:rsidRDefault="00207767" w:rsidP="009639F4">
      <w:pPr>
        <w:pStyle w:val="Heading2"/>
        <w:bidi/>
      </w:pPr>
      <w:bookmarkStart w:id="8" w:name="_Toc206495834"/>
      <w:r w:rsidRPr="00207767">
        <w:rPr>
          <w:rtl/>
          <w:lang w:bidi="ar-SA"/>
        </w:rPr>
        <w:t>تحليل حجم السوق والطلب المحتمل</w:t>
      </w:r>
      <w:bookmarkEnd w:id="8"/>
    </w:p>
    <w:p w14:paraId="46E83000" w14:textId="77777777" w:rsidR="00207767" w:rsidRDefault="00207767" w:rsidP="00207767">
      <w:pPr>
        <w:pStyle w:val="NoSpacing"/>
        <w:numPr>
          <w:ilvl w:val="0"/>
          <w:numId w:val="23"/>
        </w:numPr>
        <w:bidi/>
        <w:jc w:val="both"/>
      </w:pPr>
      <w:r w:rsidRPr="00207767">
        <w:rPr>
          <w:rtl/>
        </w:rPr>
        <w:t>بلغت مبيعات لحوم الخراف في مصر نحو </w:t>
      </w:r>
      <w:r w:rsidRPr="00207767">
        <w:rPr>
          <w:lang w:bidi="ar-EG"/>
        </w:rPr>
        <w:t xml:space="preserve">990 </w:t>
      </w:r>
      <w:r w:rsidRPr="00207767">
        <w:rPr>
          <w:rtl/>
        </w:rPr>
        <w:t>مليون دولار في 2025، بزيادة 10.8% عن 2024. ومن المتوقع استمرار النمو السنوي بمعدل يزيد عن 10% خلال السنوات المقبلة</w:t>
      </w:r>
      <w:r w:rsidRPr="00207767">
        <w:rPr>
          <w:lang w:bidi="ar-EG"/>
        </w:rPr>
        <w:t>.</w:t>
      </w:r>
    </w:p>
    <w:p w14:paraId="37499C06" w14:textId="77777777" w:rsidR="00207767" w:rsidRPr="00207767" w:rsidRDefault="00207767" w:rsidP="00207767">
      <w:pPr>
        <w:pStyle w:val="NoSpacing"/>
        <w:numPr>
          <w:ilvl w:val="0"/>
          <w:numId w:val="23"/>
        </w:numPr>
        <w:bidi/>
        <w:jc w:val="both"/>
        <w:rPr>
          <w:lang w:bidi="ar-EG"/>
        </w:rPr>
      </w:pPr>
      <w:r w:rsidRPr="00207767">
        <w:rPr>
          <w:rtl/>
        </w:rPr>
        <w:t>حجم السوق (الضأن والماعز معاً) يتوقع أن يصل إلى </w:t>
      </w:r>
      <w:r w:rsidRPr="00207767">
        <w:rPr>
          <w:lang w:bidi="ar-EG"/>
        </w:rPr>
        <w:t xml:space="preserve">42 </w:t>
      </w:r>
      <w:r w:rsidRPr="00207767">
        <w:rPr>
          <w:rtl/>
        </w:rPr>
        <w:t>مليون كجم بحلول عام 2029، بمعدل نمو سنوي يقارب 7</w:t>
      </w:r>
      <w:r w:rsidRPr="00207767">
        <w:rPr>
          <w:lang w:bidi="ar-EG"/>
        </w:rPr>
        <w:t>%.</w:t>
      </w:r>
    </w:p>
    <w:p w14:paraId="0197BE4E" w14:textId="696AB0C9" w:rsidR="00207767" w:rsidRDefault="00207767" w:rsidP="00207767">
      <w:pPr>
        <w:pStyle w:val="NoSpacing"/>
        <w:numPr>
          <w:ilvl w:val="0"/>
          <w:numId w:val="23"/>
        </w:numPr>
        <w:bidi/>
        <w:jc w:val="both"/>
      </w:pPr>
      <w:r w:rsidRPr="00207767">
        <w:rPr>
          <w:rtl/>
        </w:rPr>
        <w:t>متوسط استهلاك الفرد من لحم الخروف والماعز في مصر يقدر بـ0.3 كجم سنوياً، مع ملاحظة ارتفاع الطلب قبل المناسبات الدينية الكبرى (الشهر الكريم، وعيد الأضحى تحديداً)</w:t>
      </w:r>
      <w:r w:rsidRPr="00207767">
        <w:rPr>
          <w:rFonts w:hint="cs"/>
          <w:rtl/>
        </w:rPr>
        <w:t>.</w:t>
      </w:r>
    </w:p>
    <w:p w14:paraId="7B33BF93" w14:textId="77777777" w:rsidR="00207767" w:rsidRDefault="00207767" w:rsidP="00207767">
      <w:pPr>
        <w:pStyle w:val="NoSpacing"/>
        <w:numPr>
          <w:ilvl w:val="0"/>
          <w:numId w:val="23"/>
        </w:numPr>
        <w:bidi/>
        <w:jc w:val="both"/>
        <w:rPr>
          <w:lang w:bidi="ar-EG"/>
        </w:rPr>
      </w:pPr>
      <w:r w:rsidRPr="00207767">
        <w:rPr>
          <w:rtl/>
        </w:rPr>
        <w:t>العرض في السوق يعتمد على الإنتاج المحلي بنسبة 60% تقريباً، فيما تغطي الواردات 40% الباقية، بسبب الفجوة بين الطلب والإنتاج الوطني</w:t>
      </w:r>
      <w:r w:rsidRPr="00207767">
        <w:rPr>
          <w:rFonts w:hint="cs"/>
          <w:rtl/>
        </w:rPr>
        <w:t>.</w:t>
      </w:r>
    </w:p>
    <w:p w14:paraId="5317ABB2" w14:textId="77777777" w:rsidR="00A24571" w:rsidRDefault="00A24571" w:rsidP="007A7E29">
      <w:pPr>
        <w:pStyle w:val="Heading2"/>
        <w:bidi/>
        <w:rPr>
          <w:rtl/>
        </w:rPr>
      </w:pPr>
    </w:p>
    <w:p w14:paraId="75781426" w14:textId="77777777" w:rsidR="00A24571" w:rsidRDefault="00A24571" w:rsidP="00A24571">
      <w:pPr>
        <w:pStyle w:val="Heading2"/>
        <w:bidi/>
        <w:rPr>
          <w:rtl/>
        </w:rPr>
      </w:pPr>
    </w:p>
    <w:p w14:paraId="70B39D8F" w14:textId="77777777" w:rsidR="00A24571" w:rsidRDefault="00A24571" w:rsidP="00A24571">
      <w:pPr>
        <w:bidi/>
        <w:rPr>
          <w:rFonts w:hint="cs"/>
          <w:rtl/>
        </w:rPr>
      </w:pPr>
    </w:p>
    <w:p w14:paraId="5FF9C730" w14:textId="77777777" w:rsidR="00A24571" w:rsidRDefault="00A24571" w:rsidP="00A24571">
      <w:pPr>
        <w:pStyle w:val="Heading2"/>
        <w:bidi/>
        <w:rPr>
          <w:rtl/>
        </w:rPr>
      </w:pPr>
    </w:p>
    <w:p w14:paraId="2F821CA0" w14:textId="22563346" w:rsidR="007A7E29" w:rsidRPr="00207767" w:rsidRDefault="007A7E29" w:rsidP="00A24571">
      <w:pPr>
        <w:pStyle w:val="Heading2"/>
        <w:bidi/>
      </w:pPr>
      <w:bookmarkStart w:id="9" w:name="_Toc206495835"/>
      <w:r w:rsidRPr="00207767">
        <w:rPr>
          <w:rtl/>
        </w:rPr>
        <w:t>دراسة المنافسين ونقاط القوة والضعف</w:t>
      </w:r>
      <w:bookmarkEnd w:id="9"/>
    </w:p>
    <w:p w14:paraId="1DB58351" w14:textId="5F4B8225" w:rsidR="007A7E29" w:rsidRPr="00207767" w:rsidRDefault="007A7E29" w:rsidP="007A7E29">
      <w:pPr>
        <w:pStyle w:val="NoSpacing"/>
        <w:bidi/>
        <w:jc w:val="both"/>
        <w:rPr>
          <w:rtl/>
          <w:lang w:bidi="ar-EG"/>
        </w:rPr>
      </w:pPr>
      <w:bookmarkStart w:id="10" w:name="_MON_1814599878"/>
      <w:bookmarkEnd w:id="10"/>
    </w:p>
    <w:tbl>
      <w:tblPr>
        <w:tblStyle w:val="GridTable1Light-Accent2"/>
        <w:tblpPr w:leftFromText="180" w:rightFromText="180" w:vertAnchor="page" w:horzAnchor="margin" w:tblpY="3076"/>
        <w:tblW w:w="5755" w:type="dxa"/>
        <w:tblLayout w:type="fixed"/>
        <w:tblLook w:val="04A0" w:firstRow="1" w:lastRow="0" w:firstColumn="1" w:lastColumn="0" w:noHBand="0" w:noVBand="1"/>
      </w:tblPr>
      <w:tblGrid>
        <w:gridCol w:w="1705"/>
        <w:gridCol w:w="2340"/>
        <w:gridCol w:w="1710"/>
      </w:tblGrid>
      <w:tr w:rsidR="00A24571" w:rsidRPr="00207767" w14:paraId="3EAFD7EA" w14:textId="77777777" w:rsidTr="00A24571">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705" w:type="dxa"/>
            <w:hideMark/>
          </w:tcPr>
          <w:p w14:paraId="0769ED82" w14:textId="77777777" w:rsidR="00A24571" w:rsidRPr="00207767" w:rsidRDefault="00A24571" w:rsidP="00A24571">
            <w:pPr>
              <w:bidi/>
              <w:rPr>
                <w:b w:val="0"/>
                <w:bCs/>
              </w:rPr>
            </w:pPr>
            <w:r w:rsidRPr="00207767">
              <w:rPr>
                <w:bCs/>
                <w:rtl/>
                <w:lang w:bidi="ar-SA"/>
              </w:rPr>
              <w:t>نقاط الضعف</w:t>
            </w:r>
          </w:p>
        </w:tc>
        <w:tc>
          <w:tcPr>
            <w:tcW w:w="2340" w:type="dxa"/>
          </w:tcPr>
          <w:p w14:paraId="05C957AA" w14:textId="77777777" w:rsidR="00A24571" w:rsidRPr="007A7E29" w:rsidRDefault="00A24571" w:rsidP="00A24571">
            <w:pPr>
              <w:bidi/>
              <w:cnfStyle w:val="100000000000" w:firstRow="1" w:lastRow="0" w:firstColumn="0" w:lastColumn="0" w:oddVBand="0" w:evenVBand="0" w:oddHBand="0" w:evenHBand="0" w:firstRowFirstColumn="0" w:firstRowLastColumn="0" w:lastRowFirstColumn="0" w:lastRowLastColumn="0"/>
              <w:rPr>
                <w:rFonts w:cs="Arial"/>
                <w:b w:val="0"/>
                <w:bCs/>
                <w:rtl/>
                <w:lang w:bidi="ar-SA"/>
              </w:rPr>
            </w:pPr>
            <w:r w:rsidRPr="00207767">
              <w:rPr>
                <w:bCs/>
                <w:rtl/>
                <w:lang w:bidi="ar-SA"/>
              </w:rPr>
              <w:t>نقاط القوة</w:t>
            </w:r>
          </w:p>
        </w:tc>
        <w:tc>
          <w:tcPr>
            <w:tcW w:w="1710" w:type="dxa"/>
          </w:tcPr>
          <w:p w14:paraId="1834DA85" w14:textId="77777777" w:rsidR="00A24571" w:rsidRPr="00207767" w:rsidRDefault="00A24571" w:rsidP="00A24571">
            <w:pPr>
              <w:bidi/>
              <w:cnfStyle w:val="100000000000" w:firstRow="1" w:lastRow="0" w:firstColumn="0" w:lastColumn="0" w:oddVBand="0" w:evenVBand="0" w:oddHBand="0" w:evenHBand="0" w:firstRowFirstColumn="0" w:firstRowLastColumn="0" w:lastRowFirstColumn="0" w:lastRowLastColumn="0"/>
              <w:rPr>
                <w:b w:val="0"/>
                <w:bCs/>
                <w:rtl/>
                <w:lang w:bidi="ar-SA"/>
              </w:rPr>
            </w:pPr>
            <w:r w:rsidRPr="007A7E29">
              <w:rPr>
                <w:rFonts w:cs="Arial"/>
                <w:bCs/>
                <w:rtl/>
                <w:lang w:bidi="ar-SA"/>
              </w:rPr>
              <w:t>اسم المنافس/القناة</w:t>
            </w:r>
          </w:p>
        </w:tc>
      </w:tr>
      <w:tr w:rsidR="00A24571" w:rsidRPr="00207767" w14:paraId="5F8529B9" w14:textId="77777777" w:rsidTr="00A24571">
        <w:trPr>
          <w:trHeight w:val="414"/>
        </w:trPr>
        <w:tc>
          <w:tcPr>
            <w:cnfStyle w:val="001000000000" w:firstRow="0" w:lastRow="0" w:firstColumn="1" w:lastColumn="0" w:oddVBand="0" w:evenVBand="0" w:oddHBand="0" w:evenHBand="0" w:firstRowFirstColumn="0" w:firstRowLastColumn="0" w:lastRowFirstColumn="0" w:lastRowLastColumn="0"/>
            <w:tcW w:w="1705" w:type="dxa"/>
            <w:hideMark/>
          </w:tcPr>
          <w:p w14:paraId="7AFAFD4D" w14:textId="77777777" w:rsidR="00A24571" w:rsidRPr="00A24571" w:rsidRDefault="00A24571" w:rsidP="00A24571">
            <w:pPr>
              <w:bidi/>
              <w:rPr>
                <w:b w:val="0"/>
                <w:bCs/>
                <w:sz w:val="18"/>
                <w:szCs w:val="18"/>
              </w:rPr>
            </w:pPr>
            <w:r w:rsidRPr="00A24571">
              <w:rPr>
                <w:b w:val="0"/>
                <w:bCs/>
                <w:sz w:val="18"/>
                <w:szCs w:val="18"/>
                <w:rtl/>
                <w:lang w:bidi="ar-SA"/>
              </w:rPr>
              <w:t xml:space="preserve">ارتفاع التكاليف </w:t>
            </w:r>
          </w:p>
        </w:tc>
        <w:tc>
          <w:tcPr>
            <w:tcW w:w="2340" w:type="dxa"/>
          </w:tcPr>
          <w:p w14:paraId="09D47640" w14:textId="77777777" w:rsidR="00A24571" w:rsidRPr="00A24571" w:rsidRDefault="00A24571" w:rsidP="00A24571">
            <w:pPr>
              <w:bidi/>
              <w:cnfStyle w:val="000000000000" w:firstRow="0" w:lastRow="0" w:firstColumn="0" w:lastColumn="0" w:oddVBand="0" w:evenVBand="0" w:oddHBand="0" w:evenHBand="0" w:firstRowFirstColumn="0" w:firstRowLastColumn="0" w:lastRowFirstColumn="0" w:lastRowLastColumn="0"/>
              <w:rPr>
                <w:rFonts w:cs="Arial"/>
                <w:sz w:val="18"/>
                <w:szCs w:val="18"/>
                <w:rtl/>
                <w:lang w:bidi="ar-SA"/>
              </w:rPr>
            </w:pPr>
            <w:r w:rsidRPr="00A24571">
              <w:rPr>
                <w:sz w:val="18"/>
                <w:szCs w:val="18"/>
                <w:rtl/>
                <w:lang w:bidi="ar-SA"/>
              </w:rPr>
              <w:t>وفرة الإنتاج والتوريد المنتظم</w:t>
            </w:r>
          </w:p>
        </w:tc>
        <w:tc>
          <w:tcPr>
            <w:tcW w:w="1710" w:type="dxa"/>
          </w:tcPr>
          <w:p w14:paraId="36C931B8" w14:textId="77777777" w:rsidR="00A24571" w:rsidRPr="00A24571" w:rsidRDefault="00A24571" w:rsidP="00A24571">
            <w:pPr>
              <w:bidi/>
              <w:cnfStyle w:val="000000000000" w:firstRow="0" w:lastRow="0" w:firstColumn="0" w:lastColumn="0" w:oddVBand="0" w:evenVBand="0" w:oddHBand="0" w:evenHBand="0" w:firstRowFirstColumn="0" w:firstRowLastColumn="0" w:lastRowFirstColumn="0" w:lastRowLastColumn="0"/>
              <w:rPr>
                <w:b/>
                <w:bCs w:val="0"/>
                <w:sz w:val="18"/>
                <w:szCs w:val="18"/>
                <w:rtl/>
                <w:lang w:bidi="ar-SA"/>
              </w:rPr>
            </w:pPr>
            <w:r w:rsidRPr="00A24571">
              <w:rPr>
                <w:rFonts w:cs="Arial"/>
                <w:b/>
                <w:bCs w:val="0"/>
                <w:sz w:val="18"/>
                <w:szCs w:val="18"/>
                <w:rtl/>
                <w:lang w:bidi="ar-SA"/>
              </w:rPr>
              <w:t>مزارع الأغنام الكبرى</w:t>
            </w:r>
          </w:p>
        </w:tc>
      </w:tr>
      <w:tr w:rsidR="00A24571" w:rsidRPr="00207767" w14:paraId="27DA9DFA" w14:textId="77777777" w:rsidTr="00A24571">
        <w:trPr>
          <w:trHeight w:val="414"/>
        </w:trPr>
        <w:tc>
          <w:tcPr>
            <w:cnfStyle w:val="001000000000" w:firstRow="0" w:lastRow="0" w:firstColumn="1" w:lastColumn="0" w:oddVBand="0" w:evenVBand="0" w:oddHBand="0" w:evenHBand="0" w:firstRowFirstColumn="0" w:firstRowLastColumn="0" w:lastRowFirstColumn="0" w:lastRowLastColumn="0"/>
            <w:tcW w:w="1705" w:type="dxa"/>
            <w:hideMark/>
          </w:tcPr>
          <w:p w14:paraId="129E7BCC" w14:textId="77777777" w:rsidR="00A24571" w:rsidRPr="00A24571" w:rsidRDefault="00A24571" w:rsidP="00A24571">
            <w:pPr>
              <w:bidi/>
              <w:rPr>
                <w:b w:val="0"/>
                <w:bCs/>
                <w:sz w:val="18"/>
                <w:szCs w:val="18"/>
              </w:rPr>
            </w:pPr>
            <w:r w:rsidRPr="00A24571">
              <w:rPr>
                <w:b w:val="0"/>
                <w:bCs/>
                <w:sz w:val="18"/>
                <w:szCs w:val="18"/>
                <w:rtl/>
                <w:lang w:bidi="ar-SA"/>
              </w:rPr>
              <w:t xml:space="preserve">ضعف الرقابة على </w:t>
            </w:r>
            <w:r w:rsidRPr="00A24571">
              <w:rPr>
                <w:rFonts w:hint="cs"/>
                <w:b w:val="0"/>
                <w:bCs/>
                <w:sz w:val="18"/>
                <w:szCs w:val="18"/>
                <w:rtl/>
                <w:lang w:bidi="ar-SA"/>
              </w:rPr>
              <w:t>ال</w:t>
            </w:r>
            <w:r w:rsidRPr="00A24571">
              <w:rPr>
                <w:b w:val="0"/>
                <w:bCs/>
                <w:sz w:val="18"/>
                <w:szCs w:val="18"/>
                <w:rtl/>
                <w:lang w:bidi="ar-SA"/>
              </w:rPr>
              <w:t xml:space="preserve">جودة </w:t>
            </w:r>
          </w:p>
        </w:tc>
        <w:tc>
          <w:tcPr>
            <w:tcW w:w="2340" w:type="dxa"/>
          </w:tcPr>
          <w:p w14:paraId="64FFEF90" w14:textId="77777777" w:rsidR="00A24571" w:rsidRPr="00A24571" w:rsidRDefault="00A24571" w:rsidP="00A24571">
            <w:pPr>
              <w:bidi/>
              <w:cnfStyle w:val="000000000000" w:firstRow="0" w:lastRow="0" w:firstColumn="0" w:lastColumn="0" w:oddVBand="0" w:evenVBand="0" w:oddHBand="0" w:evenHBand="0" w:firstRowFirstColumn="0" w:firstRowLastColumn="0" w:lastRowFirstColumn="0" w:lastRowLastColumn="0"/>
              <w:rPr>
                <w:rFonts w:cs="Arial"/>
                <w:sz w:val="18"/>
                <w:szCs w:val="18"/>
                <w:rtl/>
                <w:lang w:bidi="ar-SA"/>
              </w:rPr>
            </w:pPr>
            <w:r w:rsidRPr="00A24571">
              <w:rPr>
                <w:sz w:val="18"/>
                <w:szCs w:val="18"/>
                <w:rtl/>
                <w:lang w:bidi="ar-SA"/>
              </w:rPr>
              <w:t xml:space="preserve">سهولة الوصول للعملاء، شبكة تسويق </w:t>
            </w:r>
          </w:p>
        </w:tc>
        <w:tc>
          <w:tcPr>
            <w:tcW w:w="1710" w:type="dxa"/>
          </w:tcPr>
          <w:p w14:paraId="499658D4" w14:textId="77777777" w:rsidR="00A24571" w:rsidRPr="00A24571" w:rsidRDefault="00A24571" w:rsidP="00A24571">
            <w:pPr>
              <w:bidi/>
              <w:cnfStyle w:val="000000000000" w:firstRow="0" w:lastRow="0" w:firstColumn="0" w:lastColumn="0" w:oddVBand="0" w:evenVBand="0" w:oddHBand="0" w:evenHBand="0" w:firstRowFirstColumn="0" w:firstRowLastColumn="0" w:lastRowFirstColumn="0" w:lastRowLastColumn="0"/>
              <w:rPr>
                <w:b/>
                <w:bCs w:val="0"/>
                <w:sz w:val="18"/>
                <w:szCs w:val="18"/>
                <w:rtl/>
                <w:lang w:bidi="ar-SA"/>
              </w:rPr>
            </w:pPr>
            <w:r w:rsidRPr="00A24571">
              <w:rPr>
                <w:rFonts w:cs="Arial"/>
                <w:b/>
                <w:bCs w:val="0"/>
                <w:sz w:val="18"/>
                <w:szCs w:val="18"/>
                <w:rtl/>
                <w:lang w:bidi="ar-SA"/>
              </w:rPr>
              <w:t xml:space="preserve">التجار والموزعون </w:t>
            </w:r>
          </w:p>
        </w:tc>
      </w:tr>
      <w:tr w:rsidR="00A24571" w:rsidRPr="00207767" w14:paraId="630B808B" w14:textId="77777777" w:rsidTr="00A24571">
        <w:trPr>
          <w:trHeight w:val="414"/>
        </w:trPr>
        <w:tc>
          <w:tcPr>
            <w:cnfStyle w:val="001000000000" w:firstRow="0" w:lastRow="0" w:firstColumn="1" w:lastColumn="0" w:oddVBand="0" w:evenVBand="0" w:oddHBand="0" w:evenHBand="0" w:firstRowFirstColumn="0" w:firstRowLastColumn="0" w:lastRowFirstColumn="0" w:lastRowLastColumn="0"/>
            <w:tcW w:w="1705" w:type="dxa"/>
            <w:hideMark/>
          </w:tcPr>
          <w:p w14:paraId="08EB34F3" w14:textId="77777777" w:rsidR="00A24571" w:rsidRPr="00A24571" w:rsidRDefault="00A24571" w:rsidP="00A24571">
            <w:pPr>
              <w:bidi/>
              <w:rPr>
                <w:b w:val="0"/>
                <w:bCs/>
                <w:sz w:val="18"/>
                <w:szCs w:val="18"/>
              </w:rPr>
            </w:pPr>
            <w:r w:rsidRPr="00A24571">
              <w:rPr>
                <w:b w:val="0"/>
                <w:bCs/>
                <w:sz w:val="18"/>
                <w:szCs w:val="18"/>
                <w:rtl/>
                <w:lang w:bidi="ar-SA"/>
              </w:rPr>
              <w:t xml:space="preserve">تفضيل المستهلك للحوم المحلية، </w:t>
            </w:r>
          </w:p>
        </w:tc>
        <w:tc>
          <w:tcPr>
            <w:tcW w:w="2340" w:type="dxa"/>
          </w:tcPr>
          <w:p w14:paraId="425AF970" w14:textId="77777777" w:rsidR="00A24571" w:rsidRPr="00A24571" w:rsidRDefault="00A24571" w:rsidP="00A24571">
            <w:pPr>
              <w:bidi/>
              <w:cnfStyle w:val="000000000000" w:firstRow="0" w:lastRow="0" w:firstColumn="0" w:lastColumn="0" w:oddVBand="0" w:evenVBand="0" w:oddHBand="0" w:evenHBand="0" w:firstRowFirstColumn="0" w:firstRowLastColumn="0" w:lastRowFirstColumn="0" w:lastRowLastColumn="0"/>
              <w:rPr>
                <w:rFonts w:cs="Arial"/>
                <w:sz w:val="18"/>
                <w:szCs w:val="18"/>
                <w:rtl/>
                <w:lang w:bidi="ar-SA"/>
              </w:rPr>
            </w:pPr>
            <w:r w:rsidRPr="00A24571">
              <w:rPr>
                <w:sz w:val="18"/>
                <w:szCs w:val="18"/>
                <w:rtl/>
                <w:lang w:bidi="ar-SA"/>
              </w:rPr>
              <w:t>أسعار منخفضة أحياناً</w:t>
            </w:r>
          </w:p>
        </w:tc>
        <w:tc>
          <w:tcPr>
            <w:tcW w:w="1710" w:type="dxa"/>
          </w:tcPr>
          <w:p w14:paraId="37200924" w14:textId="77777777" w:rsidR="00A24571" w:rsidRPr="00A24571" w:rsidRDefault="00A24571" w:rsidP="00A24571">
            <w:pPr>
              <w:bidi/>
              <w:cnfStyle w:val="000000000000" w:firstRow="0" w:lastRow="0" w:firstColumn="0" w:lastColumn="0" w:oddVBand="0" w:evenVBand="0" w:oddHBand="0" w:evenHBand="0" w:firstRowFirstColumn="0" w:firstRowLastColumn="0" w:lastRowFirstColumn="0" w:lastRowLastColumn="0"/>
              <w:rPr>
                <w:b/>
                <w:bCs w:val="0"/>
                <w:sz w:val="18"/>
                <w:szCs w:val="18"/>
                <w:rtl/>
                <w:lang w:bidi="ar-SA"/>
              </w:rPr>
            </w:pPr>
            <w:r w:rsidRPr="00A24571">
              <w:rPr>
                <w:rFonts w:cs="Arial"/>
                <w:b/>
                <w:bCs w:val="0"/>
                <w:sz w:val="18"/>
                <w:szCs w:val="18"/>
                <w:rtl/>
                <w:lang w:bidi="ar-SA"/>
              </w:rPr>
              <w:t xml:space="preserve">السوق المستورد </w:t>
            </w:r>
          </w:p>
        </w:tc>
      </w:tr>
      <w:tr w:rsidR="00A24571" w:rsidRPr="00207767" w14:paraId="6F68B2F2" w14:textId="77777777" w:rsidTr="00A24571">
        <w:trPr>
          <w:trHeight w:val="414"/>
        </w:trPr>
        <w:tc>
          <w:tcPr>
            <w:cnfStyle w:val="001000000000" w:firstRow="0" w:lastRow="0" w:firstColumn="1" w:lastColumn="0" w:oddVBand="0" w:evenVBand="0" w:oddHBand="0" w:evenHBand="0" w:firstRowFirstColumn="0" w:firstRowLastColumn="0" w:lastRowFirstColumn="0" w:lastRowLastColumn="0"/>
            <w:tcW w:w="1705" w:type="dxa"/>
            <w:hideMark/>
          </w:tcPr>
          <w:p w14:paraId="4B4F45DD" w14:textId="77777777" w:rsidR="00A24571" w:rsidRPr="00A24571" w:rsidRDefault="00A24571" w:rsidP="00A24571">
            <w:pPr>
              <w:bidi/>
              <w:rPr>
                <w:b w:val="0"/>
                <w:bCs/>
                <w:sz w:val="18"/>
                <w:szCs w:val="18"/>
              </w:rPr>
            </w:pPr>
            <w:r w:rsidRPr="00A24571">
              <w:rPr>
                <w:b w:val="0"/>
                <w:bCs/>
                <w:sz w:val="18"/>
                <w:szCs w:val="18"/>
                <w:rtl/>
                <w:lang w:bidi="ar-SA"/>
              </w:rPr>
              <w:t xml:space="preserve">أسعار أعلى </w:t>
            </w:r>
          </w:p>
        </w:tc>
        <w:tc>
          <w:tcPr>
            <w:tcW w:w="2340" w:type="dxa"/>
          </w:tcPr>
          <w:p w14:paraId="3B38024E" w14:textId="77777777" w:rsidR="00A24571" w:rsidRPr="00A24571" w:rsidRDefault="00A24571" w:rsidP="00A24571">
            <w:pPr>
              <w:bidi/>
              <w:cnfStyle w:val="000000000000" w:firstRow="0" w:lastRow="0" w:firstColumn="0" w:lastColumn="0" w:oddVBand="0" w:evenVBand="0" w:oddHBand="0" w:evenHBand="0" w:firstRowFirstColumn="0" w:firstRowLastColumn="0" w:lastRowFirstColumn="0" w:lastRowLastColumn="0"/>
              <w:rPr>
                <w:rFonts w:cs="Arial"/>
                <w:sz w:val="18"/>
                <w:szCs w:val="18"/>
                <w:rtl/>
                <w:lang w:bidi="ar-SA"/>
              </w:rPr>
            </w:pPr>
            <w:r w:rsidRPr="00A24571">
              <w:rPr>
                <w:sz w:val="18"/>
                <w:szCs w:val="18"/>
                <w:rtl/>
                <w:lang w:bidi="ar-SA"/>
              </w:rPr>
              <w:t xml:space="preserve">ثقة العملاء، إمكانية البيع بالتجزئة </w:t>
            </w:r>
          </w:p>
        </w:tc>
        <w:tc>
          <w:tcPr>
            <w:tcW w:w="1710" w:type="dxa"/>
          </w:tcPr>
          <w:p w14:paraId="6EBD4E10" w14:textId="77777777" w:rsidR="00A24571" w:rsidRPr="00A24571" w:rsidRDefault="00A24571" w:rsidP="00A24571">
            <w:pPr>
              <w:bidi/>
              <w:cnfStyle w:val="000000000000" w:firstRow="0" w:lastRow="0" w:firstColumn="0" w:lastColumn="0" w:oddVBand="0" w:evenVBand="0" w:oddHBand="0" w:evenHBand="0" w:firstRowFirstColumn="0" w:firstRowLastColumn="0" w:lastRowFirstColumn="0" w:lastRowLastColumn="0"/>
              <w:rPr>
                <w:b/>
                <w:bCs w:val="0"/>
                <w:sz w:val="18"/>
                <w:szCs w:val="18"/>
                <w:rtl/>
                <w:lang w:bidi="ar-SA"/>
              </w:rPr>
            </w:pPr>
            <w:r w:rsidRPr="00A24571">
              <w:rPr>
                <w:rFonts w:cs="Arial"/>
                <w:b/>
                <w:bCs w:val="0"/>
                <w:sz w:val="18"/>
                <w:szCs w:val="18"/>
                <w:rtl/>
                <w:lang w:bidi="ar-SA"/>
              </w:rPr>
              <w:t>محلات الجزارة والمتاجر الكبرى</w:t>
            </w:r>
          </w:p>
        </w:tc>
      </w:tr>
    </w:tbl>
    <w:p w14:paraId="3C7387BE" w14:textId="77777777" w:rsidR="00A24571" w:rsidRDefault="00A24571" w:rsidP="00A24571">
      <w:pPr>
        <w:bidi/>
      </w:pPr>
    </w:p>
    <w:p w14:paraId="4495C6A3" w14:textId="36CAC6FB" w:rsidR="00207767" w:rsidRPr="00207767" w:rsidRDefault="00207767" w:rsidP="00F7618A">
      <w:pPr>
        <w:numPr>
          <w:ilvl w:val="0"/>
          <w:numId w:val="17"/>
        </w:numPr>
        <w:bidi/>
        <w:spacing w:after="0"/>
      </w:pPr>
      <w:r w:rsidRPr="00207767">
        <w:rPr>
          <w:rtl/>
          <w:lang w:bidi="ar-SA"/>
        </w:rPr>
        <w:t>السوق يشهد تفضيلاً عاماً للحوم البلدية بسبب الجودة والطزاجة، في حين يجذب بعض المنافسين شريحة رئيسية من المستهلكين بسبب انخفاض أسعار المستور</w:t>
      </w:r>
      <w:r w:rsidR="00F7618A">
        <w:rPr>
          <w:rFonts w:hint="cs"/>
          <w:rtl/>
        </w:rPr>
        <w:t>د</w:t>
      </w:r>
    </w:p>
    <w:p w14:paraId="40F24670" w14:textId="5D460E40" w:rsidR="00207767" w:rsidRPr="00207767" w:rsidRDefault="00207767" w:rsidP="00207767">
      <w:pPr>
        <w:numPr>
          <w:ilvl w:val="0"/>
          <w:numId w:val="17"/>
        </w:numPr>
        <w:bidi/>
      </w:pPr>
      <w:r w:rsidRPr="00207767">
        <w:rPr>
          <w:rtl/>
          <w:lang w:bidi="ar-SA"/>
        </w:rPr>
        <w:t>المنافسة تزداد في المواسم (رمضان، عيد الأضحى) ما يؤدي إلى تذبذب في الأسعار وزيادة العرو</w:t>
      </w:r>
      <w:r w:rsidR="00BE157E">
        <w:rPr>
          <w:rFonts w:hint="cs"/>
          <w:rtl/>
          <w:lang w:bidi="ar-SA"/>
        </w:rPr>
        <w:t>ض</w:t>
      </w:r>
    </w:p>
    <w:p w14:paraId="29850DC2" w14:textId="40C45110" w:rsidR="00207767" w:rsidRPr="00207767" w:rsidRDefault="00207767" w:rsidP="00BE157E">
      <w:pPr>
        <w:pStyle w:val="Heading2"/>
        <w:bidi/>
      </w:pPr>
      <w:bookmarkStart w:id="11" w:name="_Toc206495836"/>
      <w:r w:rsidRPr="00207767">
        <w:rPr>
          <w:rtl/>
          <w:lang w:bidi="ar-SA"/>
        </w:rPr>
        <w:t>تحديد الفئة المستهدفة وخصائصها الديموغرافية</w:t>
      </w:r>
      <w:bookmarkEnd w:id="11"/>
    </w:p>
    <w:tbl>
      <w:tblPr>
        <w:tblStyle w:val="GridTable1Light-Accent2"/>
        <w:tblpPr w:leftFromText="180" w:rightFromText="180" w:vertAnchor="text" w:horzAnchor="margin" w:tblpXSpec="center" w:tblpY="413"/>
        <w:tblW w:w="6522" w:type="dxa"/>
        <w:tblLayout w:type="fixed"/>
        <w:tblLook w:val="04A0" w:firstRow="1" w:lastRow="0" w:firstColumn="1" w:lastColumn="0" w:noHBand="0" w:noVBand="1"/>
      </w:tblPr>
      <w:tblGrid>
        <w:gridCol w:w="2004"/>
        <w:gridCol w:w="2311"/>
        <w:gridCol w:w="2207"/>
      </w:tblGrid>
      <w:tr w:rsidR="00BE157E" w:rsidRPr="00207767" w14:paraId="57D1A37B" w14:textId="77777777" w:rsidTr="004D42CD">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004" w:type="dxa"/>
            <w:hideMark/>
          </w:tcPr>
          <w:p w14:paraId="2689E15C" w14:textId="77777777" w:rsidR="00BE157E" w:rsidRPr="00207767" w:rsidRDefault="00BE157E" w:rsidP="00BE157E">
            <w:pPr>
              <w:bidi/>
              <w:spacing w:after="120" w:line="276" w:lineRule="auto"/>
            </w:pPr>
            <w:r w:rsidRPr="00207767">
              <w:rPr>
                <w:rtl/>
                <w:lang w:bidi="ar-SA"/>
              </w:rPr>
              <w:t>الفئة</w:t>
            </w:r>
          </w:p>
        </w:tc>
        <w:tc>
          <w:tcPr>
            <w:tcW w:w="2311" w:type="dxa"/>
            <w:hideMark/>
          </w:tcPr>
          <w:p w14:paraId="129745BE" w14:textId="77777777" w:rsidR="00BE157E" w:rsidRPr="00207767" w:rsidRDefault="00BE157E" w:rsidP="00BE157E">
            <w:pPr>
              <w:bidi/>
              <w:spacing w:after="120" w:line="276" w:lineRule="auto"/>
              <w:cnfStyle w:val="100000000000" w:firstRow="1" w:lastRow="0" w:firstColumn="0" w:lastColumn="0" w:oddVBand="0" w:evenVBand="0" w:oddHBand="0" w:evenHBand="0" w:firstRowFirstColumn="0" w:firstRowLastColumn="0" w:lastRowFirstColumn="0" w:lastRowLastColumn="0"/>
            </w:pPr>
            <w:r w:rsidRPr="00207767">
              <w:rPr>
                <w:rtl/>
                <w:lang w:bidi="ar-SA"/>
              </w:rPr>
              <w:t>الوصف الديموغرافي</w:t>
            </w:r>
          </w:p>
        </w:tc>
        <w:tc>
          <w:tcPr>
            <w:tcW w:w="2207" w:type="dxa"/>
            <w:hideMark/>
          </w:tcPr>
          <w:p w14:paraId="505B40CC" w14:textId="77777777" w:rsidR="00BE157E" w:rsidRPr="00207767" w:rsidRDefault="00BE157E" w:rsidP="00BE157E">
            <w:pPr>
              <w:bidi/>
              <w:spacing w:after="120" w:line="276" w:lineRule="auto"/>
              <w:cnfStyle w:val="100000000000" w:firstRow="1" w:lastRow="0" w:firstColumn="0" w:lastColumn="0" w:oddVBand="0" w:evenVBand="0" w:oddHBand="0" w:evenHBand="0" w:firstRowFirstColumn="0" w:firstRowLastColumn="0" w:lastRowFirstColumn="0" w:lastRowLastColumn="0"/>
            </w:pPr>
            <w:r w:rsidRPr="00207767">
              <w:rPr>
                <w:rtl/>
                <w:lang w:bidi="ar-SA"/>
              </w:rPr>
              <w:t>الاحتياجات الرئيسية</w:t>
            </w:r>
          </w:p>
        </w:tc>
      </w:tr>
      <w:tr w:rsidR="00BE157E" w:rsidRPr="00207767" w14:paraId="01916478" w14:textId="77777777" w:rsidTr="004D42CD">
        <w:trPr>
          <w:trHeight w:val="161"/>
        </w:trPr>
        <w:tc>
          <w:tcPr>
            <w:cnfStyle w:val="001000000000" w:firstRow="0" w:lastRow="0" w:firstColumn="1" w:lastColumn="0" w:oddVBand="0" w:evenVBand="0" w:oddHBand="0" w:evenHBand="0" w:firstRowFirstColumn="0" w:firstRowLastColumn="0" w:lastRowFirstColumn="0" w:lastRowLastColumn="0"/>
            <w:tcW w:w="2004" w:type="dxa"/>
            <w:hideMark/>
          </w:tcPr>
          <w:p w14:paraId="20798991" w14:textId="77777777" w:rsidR="00BE157E" w:rsidRPr="00207767" w:rsidRDefault="00BE157E" w:rsidP="00BE157E">
            <w:pPr>
              <w:bidi/>
              <w:spacing w:after="120" w:line="276" w:lineRule="auto"/>
              <w:rPr>
                <w:sz w:val="14"/>
                <w:szCs w:val="14"/>
              </w:rPr>
            </w:pPr>
            <w:r w:rsidRPr="00207767">
              <w:rPr>
                <w:sz w:val="14"/>
                <w:szCs w:val="14"/>
                <w:rtl/>
                <w:lang w:bidi="ar-SA"/>
              </w:rPr>
              <w:t>الأسر الحضرية متوسطة/مرتفعة الدخل</w:t>
            </w:r>
          </w:p>
        </w:tc>
        <w:tc>
          <w:tcPr>
            <w:tcW w:w="2311" w:type="dxa"/>
            <w:hideMark/>
          </w:tcPr>
          <w:p w14:paraId="719F3805" w14:textId="77777777" w:rsidR="00BE157E" w:rsidRPr="00207767" w:rsidRDefault="00BE157E" w:rsidP="00BE157E">
            <w:pPr>
              <w:bidi/>
              <w:spacing w:after="120" w:line="276" w:lineRule="auto"/>
              <w:cnfStyle w:val="000000000000" w:firstRow="0" w:lastRow="0" w:firstColumn="0" w:lastColumn="0" w:oddVBand="0" w:evenVBand="0" w:oddHBand="0" w:evenHBand="0" w:firstRowFirstColumn="0" w:firstRowLastColumn="0" w:lastRowFirstColumn="0" w:lastRowLastColumn="0"/>
              <w:rPr>
                <w:sz w:val="14"/>
                <w:szCs w:val="14"/>
              </w:rPr>
            </w:pPr>
            <w:r w:rsidRPr="00207767">
              <w:rPr>
                <w:sz w:val="14"/>
                <w:szCs w:val="14"/>
                <w:rtl/>
                <w:lang w:bidi="ar-SA"/>
              </w:rPr>
              <w:t>سكان المدن (القاهرة، الإسكندرية، المحافظات)</w:t>
            </w:r>
          </w:p>
        </w:tc>
        <w:tc>
          <w:tcPr>
            <w:tcW w:w="2207" w:type="dxa"/>
            <w:hideMark/>
          </w:tcPr>
          <w:p w14:paraId="04350870" w14:textId="77777777" w:rsidR="00BE157E" w:rsidRPr="00207767" w:rsidRDefault="00BE157E" w:rsidP="00BE157E">
            <w:pPr>
              <w:bidi/>
              <w:spacing w:after="120" w:line="276" w:lineRule="auto"/>
              <w:cnfStyle w:val="000000000000" w:firstRow="0" w:lastRow="0" w:firstColumn="0" w:lastColumn="0" w:oddVBand="0" w:evenVBand="0" w:oddHBand="0" w:evenHBand="0" w:firstRowFirstColumn="0" w:firstRowLastColumn="0" w:lastRowFirstColumn="0" w:lastRowLastColumn="0"/>
              <w:rPr>
                <w:sz w:val="14"/>
                <w:szCs w:val="14"/>
                <w:rtl/>
              </w:rPr>
            </w:pPr>
            <w:r w:rsidRPr="00207767">
              <w:rPr>
                <w:sz w:val="14"/>
                <w:szCs w:val="14"/>
                <w:rtl/>
                <w:lang w:bidi="ar-SA"/>
              </w:rPr>
              <w:t>جودة عالية، لحم طازج، أسعار ملائمة</w:t>
            </w:r>
          </w:p>
        </w:tc>
      </w:tr>
      <w:tr w:rsidR="00BE157E" w:rsidRPr="00207767" w14:paraId="0DCF24AE" w14:textId="77777777" w:rsidTr="004D42CD">
        <w:trPr>
          <w:trHeight w:val="297"/>
        </w:trPr>
        <w:tc>
          <w:tcPr>
            <w:cnfStyle w:val="001000000000" w:firstRow="0" w:lastRow="0" w:firstColumn="1" w:lastColumn="0" w:oddVBand="0" w:evenVBand="0" w:oddHBand="0" w:evenHBand="0" w:firstRowFirstColumn="0" w:firstRowLastColumn="0" w:lastRowFirstColumn="0" w:lastRowLastColumn="0"/>
            <w:tcW w:w="2004" w:type="dxa"/>
            <w:hideMark/>
          </w:tcPr>
          <w:p w14:paraId="41C7F06A" w14:textId="77777777" w:rsidR="00BE157E" w:rsidRPr="00207767" w:rsidRDefault="00BE157E" w:rsidP="00BE157E">
            <w:pPr>
              <w:bidi/>
              <w:spacing w:after="120" w:line="276" w:lineRule="auto"/>
              <w:rPr>
                <w:sz w:val="14"/>
                <w:szCs w:val="14"/>
              </w:rPr>
            </w:pPr>
            <w:r w:rsidRPr="00207767">
              <w:rPr>
                <w:sz w:val="14"/>
                <w:szCs w:val="14"/>
                <w:rtl/>
                <w:lang w:bidi="ar-SA"/>
              </w:rPr>
              <w:t>الأسر الريفية</w:t>
            </w:r>
          </w:p>
        </w:tc>
        <w:tc>
          <w:tcPr>
            <w:tcW w:w="2311" w:type="dxa"/>
            <w:hideMark/>
          </w:tcPr>
          <w:p w14:paraId="2E5EDB6A" w14:textId="77777777" w:rsidR="00BE157E" w:rsidRPr="00207767" w:rsidRDefault="00BE157E" w:rsidP="00BE157E">
            <w:pPr>
              <w:bidi/>
              <w:spacing w:after="120" w:line="276" w:lineRule="auto"/>
              <w:cnfStyle w:val="000000000000" w:firstRow="0" w:lastRow="0" w:firstColumn="0" w:lastColumn="0" w:oddVBand="0" w:evenVBand="0" w:oddHBand="0" w:evenHBand="0" w:firstRowFirstColumn="0" w:firstRowLastColumn="0" w:lastRowFirstColumn="0" w:lastRowLastColumn="0"/>
              <w:rPr>
                <w:sz w:val="14"/>
                <w:szCs w:val="14"/>
              </w:rPr>
            </w:pPr>
            <w:r w:rsidRPr="00207767">
              <w:rPr>
                <w:sz w:val="14"/>
                <w:szCs w:val="14"/>
                <w:rtl/>
                <w:lang w:bidi="ar-SA"/>
              </w:rPr>
              <w:t>المناطق الريفية والصعيد</w:t>
            </w:r>
          </w:p>
        </w:tc>
        <w:tc>
          <w:tcPr>
            <w:tcW w:w="2207" w:type="dxa"/>
            <w:hideMark/>
          </w:tcPr>
          <w:p w14:paraId="08144CB3" w14:textId="77777777" w:rsidR="00BE157E" w:rsidRPr="00207767" w:rsidRDefault="00BE157E" w:rsidP="00BE157E">
            <w:pPr>
              <w:bidi/>
              <w:spacing w:after="120" w:line="276" w:lineRule="auto"/>
              <w:cnfStyle w:val="000000000000" w:firstRow="0" w:lastRow="0" w:firstColumn="0" w:lastColumn="0" w:oddVBand="0" w:evenVBand="0" w:oddHBand="0" w:evenHBand="0" w:firstRowFirstColumn="0" w:firstRowLastColumn="0" w:lastRowFirstColumn="0" w:lastRowLastColumn="0"/>
              <w:rPr>
                <w:sz w:val="14"/>
                <w:szCs w:val="14"/>
              </w:rPr>
            </w:pPr>
            <w:r w:rsidRPr="00207767">
              <w:rPr>
                <w:sz w:val="14"/>
                <w:szCs w:val="14"/>
                <w:rtl/>
                <w:lang w:bidi="ar-SA"/>
              </w:rPr>
              <w:t>سعر اقتصادي، إمكانية شراء حي أو مذبوح</w:t>
            </w:r>
          </w:p>
        </w:tc>
      </w:tr>
      <w:tr w:rsidR="00BE157E" w:rsidRPr="00207767" w14:paraId="2629C6B8" w14:textId="77777777" w:rsidTr="004D42CD">
        <w:trPr>
          <w:trHeight w:val="297"/>
        </w:trPr>
        <w:tc>
          <w:tcPr>
            <w:cnfStyle w:val="001000000000" w:firstRow="0" w:lastRow="0" w:firstColumn="1" w:lastColumn="0" w:oddVBand="0" w:evenVBand="0" w:oddHBand="0" w:evenHBand="0" w:firstRowFirstColumn="0" w:firstRowLastColumn="0" w:lastRowFirstColumn="0" w:lastRowLastColumn="0"/>
            <w:tcW w:w="2004" w:type="dxa"/>
            <w:hideMark/>
          </w:tcPr>
          <w:p w14:paraId="5EBEDCC8" w14:textId="77777777" w:rsidR="00BE157E" w:rsidRPr="00207767" w:rsidRDefault="00BE157E" w:rsidP="00BE157E">
            <w:pPr>
              <w:bidi/>
              <w:spacing w:after="120" w:line="276" w:lineRule="auto"/>
              <w:rPr>
                <w:sz w:val="14"/>
                <w:szCs w:val="14"/>
              </w:rPr>
            </w:pPr>
            <w:r w:rsidRPr="00207767">
              <w:rPr>
                <w:sz w:val="14"/>
                <w:szCs w:val="14"/>
                <w:rtl/>
                <w:lang w:bidi="ar-SA"/>
              </w:rPr>
              <w:t>مؤسسات (مطاعم، فنادق)</w:t>
            </w:r>
          </w:p>
        </w:tc>
        <w:tc>
          <w:tcPr>
            <w:tcW w:w="2311" w:type="dxa"/>
            <w:hideMark/>
          </w:tcPr>
          <w:p w14:paraId="5B28DFFD" w14:textId="77777777" w:rsidR="00BE157E" w:rsidRPr="00207767" w:rsidRDefault="00BE157E" w:rsidP="00BE157E">
            <w:pPr>
              <w:bidi/>
              <w:spacing w:after="120" w:line="276" w:lineRule="auto"/>
              <w:cnfStyle w:val="000000000000" w:firstRow="0" w:lastRow="0" w:firstColumn="0" w:lastColumn="0" w:oddVBand="0" w:evenVBand="0" w:oddHBand="0" w:evenHBand="0" w:firstRowFirstColumn="0" w:firstRowLastColumn="0" w:lastRowFirstColumn="0" w:lastRowLastColumn="0"/>
              <w:rPr>
                <w:sz w:val="14"/>
                <w:szCs w:val="14"/>
              </w:rPr>
            </w:pPr>
            <w:r w:rsidRPr="00207767">
              <w:rPr>
                <w:sz w:val="14"/>
                <w:szCs w:val="14"/>
                <w:rtl/>
                <w:lang w:bidi="ar-SA"/>
              </w:rPr>
              <w:t>مراكز إعداد الطعام والضيافة</w:t>
            </w:r>
          </w:p>
        </w:tc>
        <w:tc>
          <w:tcPr>
            <w:tcW w:w="2207" w:type="dxa"/>
            <w:hideMark/>
          </w:tcPr>
          <w:p w14:paraId="4A25C600" w14:textId="77777777" w:rsidR="00BE157E" w:rsidRPr="00207767" w:rsidRDefault="00BE157E" w:rsidP="00BE157E">
            <w:pPr>
              <w:bidi/>
              <w:spacing w:after="120" w:line="276" w:lineRule="auto"/>
              <w:cnfStyle w:val="000000000000" w:firstRow="0" w:lastRow="0" w:firstColumn="0" w:lastColumn="0" w:oddVBand="0" w:evenVBand="0" w:oddHBand="0" w:evenHBand="0" w:firstRowFirstColumn="0" w:firstRowLastColumn="0" w:lastRowFirstColumn="0" w:lastRowLastColumn="0"/>
              <w:rPr>
                <w:sz w:val="14"/>
                <w:szCs w:val="14"/>
              </w:rPr>
            </w:pPr>
            <w:r w:rsidRPr="00207767">
              <w:rPr>
                <w:sz w:val="14"/>
                <w:szCs w:val="14"/>
                <w:rtl/>
                <w:lang w:bidi="ar-SA"/>
              </w:rPr>
              <w:t>توريد دوري بكميات كبيرة، ثبات بالجودة</w:t>
            </w:r>
          </w:p>
        </w:tc>
      </w:tr>
      <w:tr w:rsidR="00BE157E" w:rsidRPr="00207767" w14:paraId="42CB57C4" w14:textId="77777777" w:rsidTr="004D42CD">
        <w:trPr>
          <w:trHeight w:val="330"/>
        </w:trPr>
        <w:tc>
          <w:tcPr>
            <w:cnfStyle w:val="001000000000" w:firstRow="0" w:lastRow="0" w:firstColumn="1" w:lastColumn="0" w:oddVBand="0" w:evenVBand="0" w:oddHBand="0" w:evenHBand="0" w:firstRowFirstColumn="0" w:firstRowLastColumn="0" w:lastRowFirstColumn="0" w:lastRowLastColumn="0"/>
            <w:tcW w:w="2004" w:type="dxa"/>
            <w:hideMark/>
          </w:tcPr>
          <w:p w14:paraId="2BB936B8" w14:textId="77777777" w:rsidR="00BE157E" w:rsidRPr="00207767" w:rsidRDefault="00BE157E" w:rsidP="00BE157E">
            <w:pPr>
              <w:bidi/>
              <w:spacing w:after="120" w:line="276" w:lineRule="auto"/>
              <w:rPr>
                <w:sz w:val="14"/>
                <w:szCs w:val="14"/>
              </w:rPr>
            </w:pPr>
            <w:r w:rsidRPr="00207767">
              <w:rPr>
                <w:sz w:val="14"/>
                <w:szCs w:val="14"/>
                <w:rtl/>
                <w:lang w:bidi="ar-SA"/>
              </w:rPr>
              <w:t>متدينون/مسلمون</w:t>
            </w:r>
          </w:p>
        </w:tc>
        <w:tc>
          <w:tcPr>
            <w:tcW w:w="2311" w:type="dxa"/>
            <w:hideMark/>
          </w:tcPr>
          <w:p w14:paraId="7B74FB52" w14:textId="77777777" w:rsidR="00BE157E" w:rsidRPr="00207767" w:rsidRDefault="00BE157E" w:rsidP="00BE157E">
            <w:pPr>
              <w:bidi/>
              <w:spacing w:after="120" w:line="276" w:lineRule="auto"/>
              <w:cnfStyle w:val="000000000000" w:firstRow="0" w:lastRow="0" w:firstColumn="0" w:lastColumn="0" w:oddVBand="0" w:evenVBand="0" w:oddHBand="0" w:evenHBand="0" w:firstRowFirstColumn="0" w:firstRowLastColumn="0" w:lastRowFirstColumn="0" w:lastRowLastColumn="0"/>
              <w:rPr>
                <w:sz w:val="14"/>
                <w:szCs w:val="14"/>
              </w:rPr>
            </w:pPr>
            <w:r w:rsidRPr="00207767">
              <w:rPr>
                <w:sz w:val="14"/>
                <w:szCs w:val="14"/>
                <w:rtl/>
                <w:lang w:bidi="ar-SA"/>
              </w:rPr>
              <w:t>كل الفئات بمواسم الأضاحي</w:t>
            </w:r>
          </w:p>
        </w:tc>
        <w:tc>
          <w:tcPr>
            <w:tcW w:w="2207" w:type="dxa"/>
            <w:hideMark/>
          </w:tcPr>
          <w:p w14:paraId="51DA67C2" w14:textId="77777777" w:rsidR="00BE157E" w:rsidRPr="0015417A" w:rsidRDefault="00BE157E" w:rsidP="00BE157E">
            <w:pPr>
              <w:bidi/>
              <w:spacing w:after="120" w:line="276" w:lineRule="auto"/>
              <w:cnfStyle w:val="000000000000" w:firstRow="0" w:lastRow="0" w:firstColumn="0" w:lastColumn="0" w:oddVBand="0" w:evenVBand="0" w:oddHBand="0" w:evenHBand="0" w:firstRowFirstColumn="0" w:firstRowLastColumn="0" w:lastRowFirstColumn="0" w:lastRowLastColumn="0"/>
              <w:rPr>
                <w:sz w:val="12"/>
                <w:szCs w:val="12"/>
              </w:rPr>
            </w:pPr>
            <w:r w:rsidRPr="0015417A">
              <w:rPr>
                <w:sz w:val="12"/>
                <w:szCs w:val="12"/>
                <w:rtl/>
                <w:lang w:bidi="ar-SA"/>
              </w:rPr>
              <w:t>توافر خرفان حسب الشريعة وجودة مضمونة</w:t>
            </w:r>
          </w:p>
        </w:tc>
      </w:tr>
    </w:tbl>
    <w:p w14:paraId="370863D1" w14:textId="77777777" w:rsidR="00BE157E" w:rsidRDefault="00BE157E" w:rsidP="00BE157E">
      <w:pPr>
        <w:bidi/>
        <w:ind w:left="720"/>
      </w:pPr>
    </w:p>
    <w:p w14:paraId="510A6CEF" w14:textId="77777777" w:rsidR="00F94973" w:rsidRDefault="00207767" w:rsidP="002124FF">
      <w:pPr>
        <w:numPr>
          <w:ilvl w:val="0"/>
          <w:numId w:val="18"/>
        </w:numPr>
        <w:bidi/>
      </w:pPr>
      <w:r w:rsidRPr="00207767">
        <w:rPr>
          <w:rtl/>
          <w:lang w:bidi="ar-SA"/>
        </w:rPr>
        <w:t>يشكل الشباب وربات الأسر النسبة الأعلى من متخذي قرار الشراء</w:t>
      </w:r>
    </w:p>
    <w:p w14:paraId="1260926A" w14:textId="1293F428" w:rsidR="00207767" w:rsidRPr="00207767" w:rsidRDefault="00207767" w:rsidP="00F94973">
      <w:pPr>
        <w:pStyle w:val="Heading2"/>
        <w:bidi/>
      </w:pPr>
      <w:bookmarkStart w:id="12" w:name="_Toc206495837"/>
      <w:r w:rsidRPr="00207767">
        <w:rPr>
          <w:rtl/>
          <w:lang w:bidi="ar-SA"/>
        </w:rPr>
        <w:lastRenderedPageBreak/>
        <w:t>تحليل سلوك المستهلك ونمط الشراء</w:t>
      </w:r>
      <w:bookmarkEnd w:id="12"/>
    </w:p>
    <w:p w14:paraId="1DDDA4C8" w14:textId="084FEF2A" w:rsidR="00207767" w:rsidRPr="00207767" w:rsidRDefault="00207767" w:rsidP="00F94973">
      <w:pPr>
        <w:numPr>
          <w:ilvl w:val="0"/>
          <w:numId w:val="19"/>
        </w:numPr>
        <w:bidi/>
        <w:spacing w:after="0"/>
        <w:jc w:val="both"/>
      </w:pPr>
      <w:r w:rsidRPr="00207767">
        <w:rPr>
          <w:rtl/>
          <w:lang w:bidi="ar-SA"/>
        </w:rPr>
        <w:t>الطلب على لحوم الخروف شديد المرونة موسميًا، حيث يزيد بشكل ملحوظ في المناسبات الدينية (عيد الأضحى، رمضان)</w:t>
      </w:r>
      <w:r w:rsidRPr="00207767">
        <w:t>.</w:t>
      </w:r>
    </w:p>
    <w:p w14:paraId="5B074FF1" w14:textId="207FADDF" w:rsidR="00207767" w:rsidRPr="00207767" w:rsidRDefault="00207767" w:rsidP="00F94973">
      <w:pPr>
        <w:numPr>
          <w:ilvl w:val="0"/>
          <w:numId w:val="19"/>
        </w:numPr>
        <w:bidi/>
        <w:spacing w:after="0"/>
        <w:jc w:val="both"/>
      </w:pPr>
      <w:r w:rsidRPr="00207767">
        <w:rPr>
          <w:rtl/>
          <w:lang w:bidi="ar-SA"/>
        </w:rPr>
        <w:t>يفضل جزء كبير من المستهلكين شراء الخروف حياً مع الذبح في المجازر أو المنازل، لضمان النظافة والذبح الشرعي</w:t>
      </w:r>
    </w:p>
    <w:p w14:paraId="4292AEBC" w14:textId="5D3E16F5" w:rsidR="00207767" w:rsidRPr="00207767" w:rsidRDefault="00207767" w:rsidP="00F94973">
      <w:pPr>
        <w:numPr>
          <w:ilvl w:val="0"/>
          <w:numId w:val="19"/>
        </w:numPr>
        <w:bidi/>
        <w:spacing w:after="0"/>
        <w:jc w:val="both"/>
      </w:pPr>
      <w:r w:rsidRPr="00207767">
        <w:rPr>
          <w:rtl/>
          <w:lang w:bidi="ar-SA"/>
        </w:rPr>
        <w:t>الحساسية تجاه الجودة مرتفعة؛ فالمستهلك المصري يعطي أولوية كبيرة للون اللحم الطازج، الرائحة المقبولة، وخلو المنتج من علامات التلف أو أمراض الحيوانات</w:t>
      </w:r>
      <w:r w:rsidRPr="00207767">
        <w:t>.</w:t>
      </w:r>
    </w:p>
    <w:p w14:paraId="10464881" w14:textId="47F8034D" w:rsidR="00207767" w:rsidRPr="00207767" w:rsidRDefault="00207767" w:rsidP="00F94973">
      <w:pPr>
        <w:numPr>
          <w:ilvl w:val="0"/>
          <w:numId w:val="19"/>
        </w:numPr>
        <w:bidi/>
        <w:spacing w:after="0"/>
        <w:jc w:val="both"/>
      </w:pPr>
      <w:r w:rsidRPr="00207767">
        <w:rPr>
          <w:rtl/>
          <w:lang w:bidi="ar-SA"/>
        </w:rPr>
        <w:t>يتم اتخاذ قرار الشراء غالبًا بناءً على المعرفة الشخصية بالتاجر أو الجزار وثقة المستهلك في مصدر اللحوم؛ يُفضّل الشراء من منافذ معروفة لضمان الجودة والسلامة الصحية</w:t>
      </w:r>
    </w:p>
    <w:p w14:paraId="1D1C5DFB" w14:textId="77777777" w:rsidR="002350E5" w:rsidRDefault="00207767" w:rsidP="00F94973">
      <w:pPr>
        <w:numPr>
          <w:ilvl w:val="0"/>
          <w:numId w:val="19"/>
        </w:numPr>
        <w:bidi/>
        <w:spacing w:after="0"/>
        <w:jc w:val="both"/>
      </w:pPr>
      <w:r w:rsidRPr="00207767">
        <w:rPr>
          <w:rtl/>
          <w:lang w:bidi="ar-SA"/>
        </w:rPr>
        <w:t xml:space="preserve">الأسعار تلعب دوراً محورياً في اختيار نوع الخروف (بلدي أو </w:t>
      </w:r>
      <w:r w:rsidR="000E2ED7">
        <w:rPr>
          <w:rFonts w:hint="cs"/>
          <w:rtl/>
          <w:lang w:bidi="ar-SA"/>
        </w:rPr>
        <w:t>.53</w:t>
      </w:r>
    </w:p>
    <w:p w14:paraId="17F7E194" w14:textId="77777777" w:rsidR="00237B7F" w:rsidRDefault="00237B7F" w:rsidP="00237B7F">
      <w:pPr>
        <w:numPr>
          <w:ilvl w:val="0"/>
          <w:numId w:val="19"/>
        </w:numPr>
        <w:bidi/>
        <w:spacing w:after="0"/>
        <w:jc w:val="both"/>
      </w:pPr>
    </w:p>
    <w:p w14:paraId="7358270C" w14:textId="5477EE25" w:rsidR="00207767" w:rsidRPr="00207767" w:rsidRDefault="00207767" w:rsidP="00237B7F">
      <w:pPr>
        <w:numPr>
          <w:ilvl w:val="0"/>
          <w:numId w:val="19"/>
        </w:numPr>
        <w:bidi/>
        <w:spacing w:after="0"/>
        <w:jc w:val="both"/>
      </w:pPr>
      <w:r w:rsidRPr="00207767">
        <w:rPr>
          <w:rtl/>
          <w:lang w:bidi="ar-SA"/>
        </w:rPr>
        <w:t>في المواسم</w:t>
      </w:r>
    </w:p>
    <w:p w14:paraId="17DEDB51" w14:textId="77777777" w:rsidR="00207767" w:rsidRPr="00207767" w:rsidRDefault="00207767" w:rsidP="00F94973">
      <w:pPr>
        <w:numPr>
          <w:ilvl w:val="0"/>
          <w:numId w:val="19"/>
        </w:numPr>
        <w:bidi/>
        <w:spacing w:after="0"/>
        <w:jc w:val="both"/>
      </w:pPr>
      <w:r w:rsidRPr="00207767">
        <w:rPr>
          <w:rtl/>
          <w:lang w:bidi="ar-SA"/>
        </w:rPr>
        <w:t>عوامل إضافية مؤثرة: العروض الموسمية، سمعة المزرعة أو التاجر، سهولة التوصيل، وطرق الدفع</w:t>
      </w:r>
      <w:r w:rsidRPr="00207767">
        <w:t>.</w:t>
      </w:r>
    </w:p>
    <w:p w14:paraId="337153CF" w14:textId="77777777" w:rsidR="00F94973" w:rsidRDefault="00F94973" w:rsidP="00207767">
      <w:pPr>
        <w:bidi/>
        <w:rPr>
          <w:b/>
          <w:bCs w:val="0"/>
          <w:rtl/>
          <w:lang w:bidi="ar-SA"/>
        </w:rPr>
      </w:pPr>
    </w:p>
    <w:p w14:paraId="5B9071E4" w14:textId="603D8702" w:rsidR="00207767" w:rsidRPr="00207767" w:rsidRDefault="00207767" w:rsidP="00CC2C0A">
      <w:pPr>
        <w:pStyle w:val="Heading2"/>
        <w:bidi/>
        <w:spacing w:after="240"/>
      </w:pPr>
      <w:bookmarkStart w:id="13" w:name="_Toc206495838"/>
      <w:r w:rsidRPr="00207767">
        <w:rPr>
          <w:rtl/>
          <w:lang w:bidi="ar-SA"/>
        </w:rPr>
        <w:t>ملاحظات ختامية</w:t>
      </w:r>
      <w:r w:rsidRPr="00207767">
        <w:t>:</w:t>
      </w:r>
      <w:bookmarkEnd w:id="13"/>
    </w:p>
    <w:p w14:paraId="4F6E0BE6" w14:textId="77777777" w:rsidR="00207767" w:rsidRPr="00207767" w:rsidRDefault="00207767" w:rsidP="00F94973">
      <w:pPr>
        <w:numPr>
          <w:ilvl w:val="0"/>
          <w:numId w:val="20"/>
        </w:numPr>
        <w:bidi/>
        <w:spacing w:after="0"/>
        <w:jc w:val="both"/>
      </w:pPr>
      <w:r w:rsidRPr="00207767">
        <w:rPr>
          <w:rtl/>
          <w:lang w:bidi="ar-SA"/>
        </w:rPr>
        <w:t>تظهر البيانات أن هناك اتجاهاً مستمراً للنمو في سوق لحوم الخرفان، مع فرص واعدة لمن يوفر جودة إنتاج وثقة في سلسلة التوريد</w:t>
      </w:r>
      <w:r w:rsidRPr="00207767">
        <w:t>.</w:t>
      </w:r>
    </w:p>
    <w:p w14:paraId="4BCB48C0" w14:textId="77777777" w:rsidR="00207767" w:rsidRPr="00207767" w:rsidRDefault="00207767" w:rsidP="00F94973">
      <w:pPr>
        <w:numPr>
          <w:ilvl w:val="0"/>
          <w:numId w:val="20"/>
        </w:numPr>
        <w:bidi/>
        <w:jc w:val="both"/>
      </w:pPr>
      <w:r w:rsidRPr="00207767">
        <w:rPr>
          <w:rtl/>
          <w:lang w:bidi="ar-SA"/>
        </w:rPr>
        <w:t>يلزم النجاح في السوق موازنة بين القدرة على تلبية طلب المستهلكين المتنوعين (أفراد ومؤسسات) والقدرة على ضبط تكاليف الإنتاج والتسويق وسط منافسة نشطة ومتغيرة</w:t>
      </w:r>
      <w:r w:rsidRPr="00207767">
        <w:t>.</w:t>
      </w:r>
    </w:p>
    <w:p w14:paraId="09F6D4F2" w14:textId="77777777" w:rsidR="00CF32B0" w:rsidRDefault="00CF32B0" w:rsidP="00CF32B0">
      <w:pPr>
        <w:bidi/>
        <w:rPr>
          <w:ins w:id="14" w:author="PNP" w:date="2025-07-21T21:45:00Z" w16du:dateUtc="2025-07-21T19:45:00Z"/>
          <w:rtl/>
        </w:rPr>
      </w:pPr>
    </w:p>
    <w:p w14:paraId="4D77FBCD" w14:textId="77777777" w:rsidR="0000604C" w:rsidRDefault="0000604C" w:rsidP="0000604C">
      <w:pPr>
        <w:bidi/>
        <w:rPr>
          <w:ins w:id="15" w:author="PNP" w:date="2025-07-21T21:45:00Z" w16du:dateUtc="2025-07-21T19:45:00Z"/>
          <w:rtl/>
        </w:rPr>
      </w:pPr>
    </w:p>
    <w:p w14:paraId="73B83CAF" w14:textId="1E9F2932" w:rsidR="00F97097" w:rsidRPr="00F97097" w:rsidRDefault="00F97097" w:rsidP="003016D9">
      <w:pPr>
        <w:pStyle w:val="Heading1"/>
        <w:bidi/>
      </w:pPr>
      <w:bookmarkStart w:id="16" w:name="_Toc206495839"/>
      <w:r w:rsidRPr="00F97097">
        <w:rPr>
          <w:rtl/>
          <w:lang w:bidi="ar-SA"/>
        </w:rPr>
        <w:lastRenderedPageBreak/>
        <w:t>الدراسة الفنية</w:t>
      </w:r>
      <w:bookmarkEnd w:id="16"/>
    </w:p>
    <w:p w14:paraId="228DA4FA" w14:textId="77777777" w:rsidR="00A06ECA" w:rsidRDefault="0038007E" w:rsidP="00A06ECA">
      <w:pPr>
        <w:pStyle w:val="Heading2"/>
        <w:bidi/>
        <w:rPr>
          <w:rtl/>
        </w:rPr>
      </w:pPr>
      <w:bookmarkStart w:id="17" w:name="_Toc206495840"/>
      <w:r>
        <w:rPr>
          <w:rFonts w:hint="cs"/>
          <w:bCs/>
          <w:rtl/>
          <w:lang w:bidi="ar-SA"/>
        </w:rPr>
        <w:t>وصف</w:t>
      </w:r>
      <w:r w:rsidR="00F97097" w:rsidRPr="00F97097">
        <w:rPr>
          <w:bCs/>
          <w:rtl/>
          <w:lang w:bidi="ar-SA"/>
        </w:rPr>
        <w:t xml:space="preserve"> المشروع</w:t>
      </w:r>
      <w:r w:rsidR="00F97097" w:rsidRPr="00F97097">
        <w:rPr>
          <w:bCs/>
        </w:rPr>
        <w:t>:</w:t>
      </w:r>
      <w:bookmarkEnd w:id="17"/>
    </w:p>
    <w:p w14:paraId="7DFD0B3E" w14:textId="762C74E6" w:rsidR="00F97097" w:rsidRPr="00F97097" w:rsidRDefault="00F97097" w:rsidP="00CC2C0A">
      <w:pPr>
        <w:bidi/>
      </w:pPr>
      <w:r w:rsidRPr="00F97097">
        <w:br/>
      </w:r>
      <w:r w:rsidR="0038007E">
        <w:rPr>
          <w:rFonts w:hint="cs"/>
          <w:rtl/>
          <w:lang w:bidi="ar-SA"/>
        </w:rPr>
        <w:t xml:space="preserve">معالف للخرفان بغرض </w:t>
      </w:r>
      <w:r w:rsidRPr="00F97097">
        <w:rPr>
          <w:rtl/>
          <w:lang w:bidi="ar-SA"/>
        </w:rPr>
        <w:t>إنتاج لحوم عالية الجودة</w:t>
      </w:r>
      <w:r w:rsidRPr="00F97097">
        <w:t>.</w:t>
      </w:r>
    </w:p>
    <w:p w14:paraId="6FA54B85" w14:textId="241FC579" w:rsidR="00F97097" w:rsidRDefault="00F97097" w:rsidP="0038007E">
      <w:pPr>
        <w:pStyle w:val="Heading2"/>
        <w:bidi/>
        <w:rPr>
          <w:rtl/>
        </w:rPr>
      </w:pPr>
      <w:bookmarkStart w:id="18" w:name="_Toc206495841"/>
      <w:r w:rsidRPr="00F97097">
        <w:rPr>
          <w:rtl/>
          <w:lang w:bidi="ar-SA"/>
        </w:rPr>
        <w:t>المنتجات الرئيسية والثانوية ومواصفاتها الفنية</w:t>
      </w:r>
      <w:r w:rsidRPr="00F97097">
        <w:t>:</w:t>
      </w:r>
      <w:bookmarkEnd w:id="18"/>
    </w:p>
    <w:p w14:paraId="15BB757B" w14:textId="7E490F8D" w:rsidR="00D81C7B" w:rsidRDefault="00D81C7B" w:rsidP="00D81C7B">
      <w:pPr>
        <w:pStyle w:val="Heading3"/>
        <w:bidi/>
        <w:rPr>
          <w:rtl/>
        </w:rPr>
      </w:pPr>
      <w:bookmarkStart w:id="19" w:name="_Toc206495842"/>
      <w:r>
        <w:rPr>
          <w:rFonts w:hint="cs"/>
          <w:rtl/>
        </w:rPr>
        <w:t>منتج</w:t>
      </w:r>
      <w:r w:rsidR="009B3481">
        <w:rPr>
          <w:rFonts w:hint="cs"/>
          <w:rtl/>
        </w:rPr>
        <w:t xml:space="preserve"> </w:t>
      </w:r>
      <w:r>
        <w:rPr>
          <w:rFonts w:hint="cs"/>
          <w:rtl/>
        </w:rPr>
        <w:t>رئيسي:</w:t>
      </w:r>
      <w:bookmarkEnd w:id="19"/>
    </w:p>
    <w:p w14:paraId="44EDFD71" w14:textId="68DC5521" w:rsidR="00D81C7B" w:rsidRPr="00D81C7B" w:rsidRDefault="00005951" w:rsidP="00320C87">
      <w:pPr>
        <w:pStyle w:val="ListParagraph"/>
        <w:numPr>
          <w:ilvl w:val="0"/>
          <w:numId w:val="31"/>
        </w:numPr>
        <w:bidi/>
      </w:pPr>
      <w:r>
        <w:rPr>
          <w:rFonts w:hint="cs"/>
          <w:rtl/>
        </w:rPr>
        <w:t xml:space="preserve">خرفان </w:t>
      </w:r>
      <w:r w:rsidR="00FF7C97">
        <w:rPr>
          <w:rFonts w:hint="cs"/>
          <w:rtl/>
        </w:rPr>
        <w:t xml:space="preserve">بعمر من 7-10 شهور بوزن </w:t>
      </w:r>
      <w:r w:rsidR="00320C87">
        <w:rPr>
          <w:rFonts w:hint="cs"/>
          <w:rtl/>
        </w:rPr>
        <w:t>68-73 كج</w:t>
      </w:r>
    </w:p>
    <w:p w14:paraId="77011D3B" w14:textId="77777777" w:rsidR="00F97097" w:rsidRPr="00F97097" w:rsidRDefault="00F97097" w:rsidP="0038007E">
      <w:pPr>
        <w:pStyle w:val="Heading3"/>
        <w:bidi/>
      </w:pPr>
      <w:bookmarkStart w:id="20" w:name="_Toc206495843"/>
      <w:r w:rsidRPr="00F97097">
        <w:rPr>
          <w:rtl/>
          <w:lang w:bidi="ar-SA"/>
        </w:rPr>
        <w:t>منتجات ثانوية</w:t>
      </w:r>
      <w:r w:rsidRPr="00F97097">
        <w:t>:</w:t>
      </w:r>
      <w:bookmarkEnd w:id="20"/>
    </w:p>
    <w:p w14:paraId="0A9062A7" w14:textId="41A074BC" w:rsidR="00F97097" w:rsidRPr="00F97097" w:rsidRDefault="00320C87" w:rsidP="00AB2FB3">
      <w:pPr>
        <w:numPr>
          <w:ilvl w:val="0"/>
          <w:numId w:val="24"/>
        </w:numPr>
        <w:bidi/>
        <w:spacing w:line="276" w:lineRule="auto"/>
      </w:pPr>
      <w:r>
        <w:rPr>
          <w:rFonts w:hint="cs"/>
          <w:rtl/>
          <w:lang w:bidi="ar-SA"/>
        </w:rPr>
        <w:t>كومب</w:t>
      </w:r>
      <w:r w:rsidR="00A259F3">
        <w:rPr>
          <w:rFonts w:hint="cs"/>
          <w:rtl/>
          <w:lang w:bidi="ar-SA"/>
        </w:rPr>
        <w:t>و</w:t>
      </w:r>
      <w:r>
        <w:rPr>
          <w:rFonts w:hint="cs"/>
          <w:rtl/>
          <w:lang w:bidi="ar-SA"/>
        </w:rPr>
        <w:t xml:space="preserve">ست </w:t>
      </w:r>
      <w:r w:rsidR="00AB2FB3">
        <w:rPr>
          <w:rFonts w:hint="cs"/>
          <w:rtl/>
          <w:lang w:bidi="ar-SA"/>
        </w:rPr>
        <w:t>نباتي حيواني عالي الجودة</w:t>
      </w:r>
    </w:p>
    <w:p w14:paraId="602563FD" w14:textId="4FD1A722" w:rsidR="00F97097" w:rsidRPr="00F97097" w:rsidRDefault="00F97097" w:rsidP="00A06ECA">
      <w:pPr>
        <w:pStyle w:val="Heading2"/>
        <w:bidi/>
      </w:pPr>
      <w:bookmarkStart w:id="21" w:name="_Toc206495844"/>
      <w:r w:rsidRPr="00A06ECA">
        <w:rPr>
          <w:rtl/>
          <w:lang w:bidi="ar-SA"/>
        </w:rPr>
        <w:t>القدرة</w:t>
      </w:r>
      <w:r w:rsidRPr="00F97097">
        <w:rPr>
          <w:rtl/>
          <w:lang w:bidi="ar-SA"/>
        </w:rPr>
        <w:t xml:space="preserve"> والطاقة الإنتاجية السنوية</w:t>
      </w:r>
      <w:r w:rsidRPr="00F97097">
        <w:t>:</w:t>
      </w:r>
      <w:bookmarkEnd w:id="21"/>
    </w:p>
    <w:p w14:paraId="1579D5C4" w14:textId="4A55FAB9" w:rsidR="00F97097" w:rsidRPr="00F97097" w:rsidRDefault="00F97097" w:rsidP="00F97097">
      <w:pPr>
        <w:numPr>
          <w:ilvl w:val="0"/>
          <w:numId w:val="25"/>
        </w:numPr>
        <w:bidi/>
        <w:spacing w:line="276" w:lineRule="auto"/>
      </w:pPr>
      <w:r w:rsidRPr="00F97097">
        <w:rPr>
          <w:rtl/>
          <w:lang w:bidi="ar-SA"/>
        </w:rPr>
        <w:t>الطاقة المستهدفة</w:t>
      </w:r>
      <w:r w:rsidR="00FF0B50">
        <w:rPr>
          <w:rFonts w:hint="cs"/>
          <w:rtl/>
          <w:lang w:bidi="ar-SA"/>
        </w:rPr>
        <w:t xml:space="preserve"> في المرحلة الاولى</w:t>
      </w:r>
      <w:r w:rsidRPr="00F97097">
        <w:rPr>
          <w:rtl/>
          <w:lang w:bidi="ar-SA"/>
        </w:rPr>
        <w:t xml:space="preserve">: تربية وبيع </w:t>
      </w:r>
      <w:r w:rsidR="00264A21">
        <w:rPr>
          <w:rFonts w:hint="cs"/>
          <w:rtl/>
          <w:lang w:bidi="ar-SA"/>
        </w:rPr>
        <w:t>3000</w:t>
      </w:r>
      <w:r w:rsidRPr="00F97097">
        <w:rPr>
          <w:rtl/>
          <w:lang w:bidi="ar-SA"/>
        </w:rPr>
        <w:t>-</w:t>
      </w:r>
      <w:r w:rsidR="00264A21">
        <w:rPr>
          <w:rFonts w:hint="cs"/>
          <w:rtl/>
          <w:lang w:bidi="ar-SA"/>
        </w:rPr>
        <w:t>5000</w:t>
      </w:r>
      <w:r w:rsidRPr="00F97097">
        <w:rPr>
          <w:rtl/>
          <w:lang w:bidi="ar-SA"/>
        </w:rPr>
        <w:t xml:space="preserve"> رأس سنوياً (مع إمكانية التوسع)</w:t>
      </w:r>
      <w:r w:rsidRPr="00F97097">
        <w:t>.</w:t>
      </w:r>
    </w:p>
    <w:p w14:paraId="70AE9B45" w14:textId="77777777" w:rsidR="00F97097" w:rsidRPr="00F97097" w:rsidRDefault="00F97097" w:rsidP="00F97097">
      <w:pPr>
        <w:numPr>
          <w:ilvl w:val="0"/>
          <w:numId w:val="25"/>
        </w:numPr>
        <w:bidi/>
        <w:spacing w:line="276" w:lineRule="auto"/>
      </w:pPr>
      <w:r w:rsidRPr="00F97097">
        <w:rPr>
          <w:rtl/>
          <w:lang w:bidi="ar-SA"/>
        </w:rPr>
        <w:t>موسم الذروة: رمضان وعيد الأضحى</w:t>
      </w:r>
      <w:r w:rsidRPr="00F97097">
        <w:t>.</w:t>
      </w:r>
    </w:p>
    <w:p w14:paraId="75879D93" w14:textId="6AE4861E" w:rsidR="00F97097" w:rsidRDefault="00F97097" w:rsidP="003806CF">
      <w:pPr>
        <w:pStyle w:val="Heading2"/>
        <w:bidi/>
        <w:rPr>
          <w:rtl/>
        </w:rPr>
      </w:pPr>
      <w:bookmarkStart w:id="22" w:name="_Toc206495845"/>
      <w:r w:rsidRPr="00F97097">
        <w:rPr>
          <w:rtl/>
          <w:lang w:bidi="ar-SA"/>
        </w:rPr>
        <w:t>مراحل إنشاء المشروع</w:t>
      </w:r>
      <w:r w:rsidRPr="00F97097">
        <w:t>:</w:t>
      </w:r>
      <w:bookmarkEnd w:id="22"/>
    </w:p>
    <w:p w14:paraId="6DB5383A" w14:textId="3157258A" w:rsidR="00362C40" w:rsidRPr="00362C40" w:rsidRDefault="007654A5" w:rsidP="00362C40">
      <w:pPr>
        <w:bidi/>
      </w:pPr>
      <w:r>
        <w:rPr>
          <w:noProof/>
        </w:rPr>
        <w:drawing>
          <wp:inline distT="0" distB="0" distL="0" distR="0" wp14:anchorId="7747F838" wp14:editId="6778A4AB">
            <wp:extent cx="3200400" cy="933450"/>
            <wp:effectExtent l="0" t="0" r="0" b="0"/>
            <wp:docPr id="90933931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39314" name="Picture 10"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933450"/>
                    </a:xfrm>
                    <a:prstGeom prst="rect">
                      <a:avLst/>
                    </a:prstGeom>
                  </pic:spPr>
                </pic:pic>
              </a:graphicData>
            </a:graphic>
          </wp:inline>
        </w:drawing>
      </w:r>
    </w:p>
    <w:p w14:paraId="3570496B" w14:textId="77777777" w:rsidR="00CB78F9" w:rsidRDefault="00CB78F9" w:rsidP="00F97097">
      <w:pPr>
        <w:bidi/>
        <w:spacing w:line="276" w:lineRule="auto"/>
        <w:rPr>
          <w:rtl/>
          <w:lang w:bidi="ar-SA"/>
        </w:rPr>
      </w:pPr>
    </w:p>
    <w:p w14:paraId="1384E13D" w14:textId="6B9DEAA1" w:rsidR="00B65FBB" w:rsidRDefault="00B65FBB" w:rsidP="00CB78F9">
      <w:pPr>
        <w:pStyle w:val="Heading2"/>
        <w:bidi/>
        <w:rPr>
          <w:rtl/>
          <w:lang w:bidi="ar-SA"/>
        </w:rPr>
      </w:pPr>
      <w:bookmarkStart w:id="23" w:name="_Toc206495846"/>
      <w:r>
        <w:rPr>
          <w:noProof/>
          <w:lang w:bidi="ar-SA"/>
        </w:rPr>
        <w:lastRenderedPageBreak/>
        <w:drawing>
          <wp:anchor distT="0" distB="0" distL="114300" distR="114300" simplePos="0" relativeHeight="251676160" behindDoc="1" locked="0" layoutInCell="1" allowOverlap="1" wp14:anchorId="116DE1D4" wp14:editId="725DCCB8">
            <wp:simplePos x="0" y="0"/>
            <wp:positionH relativeFrom="margin">
              <wp:posOffset>-600710</wp:posOffset>
            </wp:positionH>
            <wp:positionV relativeFrom="paragraph">
              <wp:posOffset>1270</wp:posOffset>
            </wp:positionV>
            <wp:extent cx="4279900" cy="1744980"/>
            <wp:effectExtent l="0" t="0" r="6350" b="7620"/>
            <wp:wrapTight wrapText="bothSides">
              <wp:wrapPolygon edited="0">
                <wp:start x="0" y="0"/>
                <wp:lineTo x="0" y="21459"/>
                <wp:lineTo x="21536" y="21459"/>
                <wp:lineTo x="21536" y="0"/>
                <wp:lineTo x="0" y="0"/>
              </wp:wrapPolygon>
            </wp:wrapTight>
            <wp:docPr id="1922520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9900" cy="1744980"/>
                    </a:xfrm>
                    <a:prstGeom prst="rect">
                      <a:avLst/>
                    </a:prstGeom>
                    <a:noFill/>
                  </pic:spPr>
                </pic:pic>
              </a:graphicData>
            </a:graphic>
            <wp14:sizeRelH relativeFrom="margin">
              <wp14:pctWidth>0</wp14:pctWidth>
            </wp14:sizeRelH>
            <wp14:sizeRelV relativeFrom="margin">
              <wp14:pctHeight>0</wp14:pctHeight>
            </wp14:sizeRelV>
          </wp:anchor>
        </w:drawing>
      </w:r>
    </w:p>
    <w:p w14:paraId="4E4274F0" w14:textId="77777777" w:rsidR="00B65FBB" w:rsidRDefault="00B65FBB" w:rsidP="00B65FBB">
      <w:pPr>
        <w:pStyle w:val="Heading2"/>
        <w:bidi/>
        <w:rPr>
          <w:rtl/>
          <w:lang w:bidi="ar-SA"/>
        </w:rPr>
      </w:pPr>
    </w:p>
    <w:p w14:paraId="2132B8A6" w14:textId="77777777" w:rsidR="00B65FBB" w:rsidRDefault="00B65FBB" w:rsidP="00B65FBB">
      <w:pPr>
        <w:pStyle w:val="Heading2"/>
        <w:bidi/>
        <w:rPr>
          <w:rtl/>
          <w:lang w:bidi="ar-SA"/>
        </w:rPr>
      </w:pPr>
    </w:p>
    <w:p w14:paraId="59E06396" w14:textId="77777777" w:rsidR="00B65FBB" w:rsidRDefault="00B65FBB" w:rsidP="00B65FBB">
      <w:pPr>
        <w:pStyle w:val="Heading2"/>
        <w:bidi/>
        <w:rPr>
          <w:rtl/>
          <w:lang w:bidi="ar-SA"/>
        </w:rPr>
      </w:pPr>
    </w:p>
    <w:p w14:paraId="4FE7C5B7" w14:textId="53BB7766" w:rsidR="00F97097" w:rsidRPr="00F97097" w:rsidRDefault="00CB78F9" w:rsidP="00B65FBB">
      <w:pPr>
        <w:pStyle w:val="Heading2"/>
        <w:bidi/>
      </w:pPr>
      <w:r>
        <w:rPr>
          <w:rFonts w:hint="cs"/>
          <w:rtl/>
          <w:lang w:bidi="ar-SA"/>
        </w:rPr>
        <w:t>مميزات</w:t>
      </w:r>
      <w:r w:rsidR="00F97097" w:rsidRPr="00F97097">
        <w:rPr>
          <w:rtl/>
          <w:lang w:bidi="ar-SA"/>
        </w:rPr>
        <w:t xml:space="preserve"> الموقع</w:t>
      </w:r>
      <w:bookmarkEnd w:id="23"/>
      <w:r w:rsidR="00F97097" w:rsidRPr="00F97097">
        <w:rPr>
          <w:rtl/>
          <w:lang w:bidi="ar-SA"/>
        </w:rPr>
        <w:t xml:space="preserve"> </w:t>
      </w:r>
    </w:p>
    <w:bookmarkStart w:id="24" w:name="_Toc206495847"/>
    <w:p w14:paraId="0998E8B5" w14:textId="4D3A565D" w:rsidR="00F97097" w:rsidRPr="00F97097" w:rsidRDefault="00625622" w:rsidP="00A7192A">
      <w:pPr>
        <w:pStyle w:val="Heading2"/>
        <w:bidi/>
      </w:pPr>
      <w:r>
        <w:rPr>
          <w:noProof/>
          <w:rtl/>
          <w:lang w:val="ar-SA" w:bidi="ar-SA"/>
        </w:rPr>
        <mc:AlternateContent>
          <mc:Choice Requires="wpg">
            <w:drawing>
              <wp:anchor distT="0" distB="0" distL="114300" distR="114300" simplePos="0" relativeHeight="251675136" behindDoc="0" locked="0" layoutInCell="1" allowOverlap="1" wp14:anchorId="52100C0B" wp14:editId="2A7D475B">
                <wp:simplePos x="0" y="0"/>
                <wp:positionH relativeFrom="column">
                  <wp:posOffset>-30480</wp:posOffset>
                </wp:positionH>
                <wp:positionV relativeFrom="paragraph">
                  <wp:posOffset>429895</wp:posOffset>
                </wp:positionV>
                <wp:extent cx="137160" cy="830580"/>
                <wp:effectExtent l="0" t="0" r="15240" b="26670"/>
                <wp:wrapNone/>
                <wp:docPr id="182721826" name="Group 17"/>
                <wp:cNvGraphicFramePr/>
                <a:graphic xmlns:a="http://schemas.openxmlformats.org/drawingml/2006/main">
                  <a:graphicData uri="http://schemas.microsoft.com/office/word/2010/wordprocessingGroup">
                    <wpg:wgp>
                      <wpg:cNvGrpSpPr/>
                      <wpg:grpSpPr>
                        <a:xfrm>
                          <a:off x="0" y="0"/>
                          <a:ext cx="137160" cy="830580"/>
                          <a:chOff x="0" y="0"/>
                          <a:chExt cx="137160" cy="830580"/>
                        </a:xfrm>
                      </wpg:grpSpPr>
                      <wpg:grpSp>
                        <wpg:cNvPr id="1077000908" name="Group 15"/>
                        <wpg:cNvGrpSpPr/>
                        <wpg:grpSpPr>
                          <a:xfrm>
                            <a:off x="0" y="0"/>
                            <a:ext cx="137160" cy="137160"/>
                            <a:chOff x="0" y="0"/>
                            <a:chExt cx="137160" cy="137160"/>
                          </a:xfrm>
                        </wpg:grpSpPr>
                        <pic:pic xmlns:pic="http://schemas.openxmlformats.org/drawingml/2006/picture">
                          <pic:nvPicPr>
                            <pic:cNvPr id="560681644" name="Graphic 11" descr="Checkmark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2860" y="22860"/>
                              <a:ext cx="91440" cy="91440"/>
                            </a:xfrm>
                            <a:prstGeom prst="rect">
                              <a:avLst/>
                            </a:prstGeom>
                          </pic:spPr>
                        </pic:pic>
                        <wps:wsp>
                          <wps:cNvPr id="783008616" name="Rectangle 13"/>
                          <wps:cNvSpPr/>
                          <wps:spPr>
                            <a:xfrm>
                              <a:off x="0" y="0"/>
                              <a:ext cx="137160" cy="137160"/>
                            </a:xfrm>
                            <a:prstGeom prst="rect">
                              <a:avLst/>
                            </a:prstGeom>
                            <a:noFill/>
                            <a:ln w="952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1049130644" name="Group 14"/>
                        <wpg:cNvGrpSpPr/>
                        <wpg:grpSpPr>
                          <a:xfrm>
                            <a:off x="0" y="172720"/>
                            <a:ext cx="137160" cy="137160"/>
                            <a:chOff x="0" y="0"/>
                            <a:chExt cx="137160" cy="137160"/>
                          </a:xfrm>
                        </wpg:grpSpPr>
                        <pic:pic xmlns:pic="http://schemas.openxmlformats.org/drawingml/2006/picture">
                          <pic:nvPicPr>
                            <pic:cNvPr id="783725484" name="Graphic 11" descr="Checkmark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2860" y="22860"/>
                              <a:ext cx="91440" cy="91440"/>
                            </a:xfrm>
                            <a:prstGeom prst="rect">
                              <a:avLst/>
                            </a:prstGeom>
                          </pic:spPr>
                        </pic:pic>
                        <wps:wsp>
                          <wps:cNvPr id="488722195" name="Rectangle 13"/>
                          <wps:cNvSpPr/>
                          <wps:spPr>
                            <a:xfrm>
                              <a:off x="0" y="0"/>
                              <a:ext cx="137160" cy="137160"/>
                            </a:xfrm>
                            <a:prstGeom prst="rect">
                              <a:avLst/>
                            </a:prstGeom>
                            <a:noFill/>
                            <a:ln w="952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214361964" name="Group 15"/>
                        <wpg:cNvGrpSpPr/>
                        <wpg:grpSpPr>
                          <a:xfrm>
                            <a:off x="0" y="347980"/>
                            <a:ext cx="137160" cy="137160"/>
                            <a:chOff x="0" y="0"/>
                            <a:chExt cx="137160" cy="137160"/>
                          </a:xfrm>
                        </wpg:grpSpPr>
                        <pic:pic xmlns:pic="http://schemas.openxmlformats.org/drawingml/2006/picture">
                          <pic:nvPicPr>
                            <pic:cNvPr id="204501290" name="Graphic 11" descr="Checkmark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2860" y="22860"/>
                              <a:ext cx="91440" cy="91440"/>
                            </a:xfrm>
                            <a:prstGeom prst="rect">
                              <a:avLst/>
                            </a:prstGeom>
                          </pic:spPr>
                        </pic:pic>
                        <wps:wsp>
                          <wps:cNvPr id="1856347720" name="Rectangle 13"/>
                          <wps:cNvSpPr/>
                          <wps:spPr>
                            <a:xfrm>
                              <a:off x="0" y="0"/>
                              <a:ext cx="137160" cy="137160"/>
                            </a:xfrm>
                            <a:prstGeom prst="rect">
                              <a:avLst/>
                            </a:prstGeom>
                            <a:noFill/>
                            <a:ln w="952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263061959" name="Group 14"/>
                        <wpg:cNvGrpSpPr/>
                        <wpg:grpSpPr>
                          <a:xfrm>
                            <a:off x="0" y="520700"/>
                            <a:ext cx="137160" cy="137160"/>
                            <a:chOff x="0" y="0"/>
                            <a:chExt cx="137160" cy="137160"/>
                          </a:xfrm>
                        </wpg:grpSpPr>
                        <pic:pic xmlns:pic="http://schemas.openxmlformats.org/drawingml/2006/picture">
                          <pic:nvPicPr>
                            <pic:cNvPr id="868922553" name="Graphic 11" descr="Checkmark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2860" y="22860"/>
                              <a:ext cx="91440" cy="91440"/>
                            </a:xfrm>
                            <a:prstGeom prst="rect">
                              <a:avLst/>
                            </a:prstGeom>
                          </pic:spPr>
                        </pic:pic>
                        <wps:wsp>
                          <wps:cNvPr id="1305305021" name="Rectangle 13"/>
                          <wps:cNvSpPr/>
                          <wps:spPr>
                            <a:xfrm>
                              <a:off x="0" y="0"/>
                              <a:ext cx="137160" cy="137160"/>
                            </a:xfrm>
                            <a:prstGeom prst="rect">
                              <a:avLst/>
                            </a:prstGeom>
                            <a:noFill/>
                            <a:ln w="952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1646606579" name="Group 15"/>
                        <wpg:cNvGrpSpPr/>
                        <wpg:grpSpPr>
                          <a:xfrm>
                            <a:off x="0" y="693420"/>
                            <a:ext cx="137160" cy="137160"/>
                            <a:chOff x="0" y="0"/>
                            <a:chExt cx="137160" cy="137160"/>
                          </a:xfrm>
                        </wpg:grpSpPr>
                        <pic:pic xmlns:pic="http://schemas.openxmlformats.org/drawingml/2006/picture">
                          <pic:nvPicPr>
                            <pic:cNvPr id="1922999110" name="Graphic 11" descr="Checkmark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2860" y="22860"/>
                              <a:ext cx="91440" cy="91440"/>
                            </a:xfrm>
                            <a:prstGeom prst="rect">
                              <a:avLst/>
                            </a:prstGeom>
                          </pic:spPr>
                        </pic:pic>
                        <wps:wsp>
                          <wps:cNvPr id="895694169" name="Rectangle 13"/>
                          <wps:cNvSpPr/>
                          <wps:spPr>
                            <a:xfrm>
                              <a:off x="0" y="0"/>
                              <a:ext cx="137160" cy="137160"/>
                            </a:xfrm>
                            <a:prstGeom prst="rect">
                              <a:avLst/>
                            </a:prstGeom>
                            <a:noFill/>
                            <a:ln w="952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wgp>
                  </a:graphicData>
                </a:graphic>
              </wp:anchor>
            </w:drawing>
          </mc:Choice>
          <mc:Fallback>
            <w:pict>
              <v:group w14:anchorId="7E67E8FF" id="Group 17" o:spid="_x0000_s1026" style="position:absolute;left:0;text-align:left;margin-left:-2.4pt;margin-top:33.85pt;width:10.8pt;height:65.4pt;z-index:251675136" coordsize="1371,83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">
                <v:group id="Group 15" o:spid="_x0000_s1027" style="position:absolute;width:1371;height:1371"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1" o:spid="_x0000_s1028" type="#_x0000_t75" alt="Checkmark with solid fill" style="position:absolute;left:22860;top:22860;width:91440;height:9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">
                    <v:imagedata r:id="rId13" o:title="Checkmark with solid fill"/>
                  </v:shape>
                  <v:rect id="Rectangle 13" o:spid="_x0000_s1029" style="position:absolute;width:137160;height:13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" filled="f" strokecolor="#70ad47 [3209]"/>
                </v:group>
                <v:group id="Group 14" o:spid="_x0000_s1030" style="position:absolute;top:1727;width:1371;height:1371"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">
                  <v:shape id="Graphic 11" o:spid="_x0000_s1031" type="#_x0000_t75" alt="Checkmark with solid fill" style="position:absolute;left:22860;top:22860;width:91440;height:9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">
                    <v:imagedata r:id="rId13" o:title="Checkmark with solid fill"/>
                  </v:shape>
                  <v:rect id="Rectangle 13" o:spid="_x0000_s1032" style="position:absolute;width:137160;height:13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" filled="f" strokecolor="#70ad47 [3209]"/>
                </v:group>
                <v:group id="Group 15" o:spid="_x0000_s1033" style="position:absolute;top:3479;width:1371;height:1372"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">
                  <v:shape id="Graphic 11" o:spid="_x0000_s1034" type="#_x0000_t75" alt="Checkmark with solid fill" style="position:absolute;left:22860;top:22860;width:91440;height:9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">
                    <v:imagedata r:id="rId13" o:title="Checkmark with solid fill"/>
                  </v:shape>
                  <v:rect id="Rectangle 13" o:spid="_x0000_s1035" style="position:absolute;width:137160;height:13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" filled="f" strokecolor="#70ad47 [3209]"/>
                </v:group>
                <v:group id="Group 14" o:spid="_x0000_s1036" style="position:absolute;top:5207;width:1371;height:1371"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">
                  <v:shape id="Graphic 11" o:spid="_x0000_s1037" type="#_x0000_t75" alt="Checkmark with solid fill" style="position:absolute;left:22860;top:22860;width:91440;height:9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">
                    <v:imagedata r:id="rId13" o:title="Checkmark with solid fill"/>
                  </v:shape>
                  <v:rect id="Rectangle 13" o:spid="_x0000_s1038" style="position:absolute;width:137160;height:13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" filled="f" strokecolor="#70ad47 [3209]"/>
                </v:group>
                <v:group id="Group 15" o:spid="_x0000_s1039" style="position:absolute;top:6934;width:1371;height:1371"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">
                  <v:shape id="Graphic 11" o:spid="_x0000_s1040" type="#_x0000_t75" alt="Checkmark with solid fill" style="position:absolute;left:22860;top:22860;width:91440;height:91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">
                    <v:imagedata r:id="rId13" o:title="Checkmark with solid fill"/>
                  </v:shape>
                  <v:rect id="Rectangle 13" o:spid="_x0000_s1041" style="position:absolute;width:137160;height:137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" filled="f" strokecolor="#70ad47 [3209]"/>
                </v:group>
              </v:group>
            </w:pict>
          </mc:Fallback>
        </mc:AlternateContent>
      </w:r>
      <w:r w:rsidR="00F97097" w:rsidRPr="00F97097">
        <w:rPr>
          <w:rtl/>
          <w:lang w:bidi="ar-SA"/>
        </w:rPr>
        <w:t>معايير اختيار الموقع</w:t>
      </w:r>
      <w:r w:rsidR="00F97097" w:rsidRPr="00F97097">
        <w:t>:</w:t>
      </w:r>
      <w:bookmarkEnd w:id="24"/>
    </w:p>
    <w:p w14:paraId="4A241875" w14:textId="2F714B7D" w:rsidR="00F97097" w:rsidRPr="00F97097" w:rsidRDefault="00F97097" w:rsidP="00B60CF3">
      <w:pPr>
        <w:pStyle w:val="ListParagraph"/>
        <w:numPr>
          <w:ilvl w:val="0"/>
          <w:numId w:val="34"/>
        </w:numPr>
        <w:bidi/>
      </w:pPr>
      <w:r w:rsidRPr="00F97097">
        <w:rPr>
          <w:rtl/>
        </w:rPr>
        <w:t>مصادر التغذية الطبيعية (الأراضي الزراعية/مزارع الأعلاف)</w:t>
      </w:r>
      <w:r w:rsidR="00B60CF3" w:rsidRPr="00B60CF3">
        <w:rPr>
          <w:noProof/>
          <w:rtl/>
          <w:lang w:val="ar-SA"/>
        </w:rPr>
        <w:t xml:space="preserve"> </w:t>
      </w:r>
      <w:r w:rsidR="00B60CF3" w:rsidRPr="00B60CF3">
        <w:rPr>
          <w:rFonts w:hint="cs"/>
          <w:noProof/>
          <w:rtl/>
          <w:lang w:val="ar-SA"/>
        </w:rPr>
        <w:t xml:space="preserve"> </w:t>
      </w:r>
    </w:p>
    <w:p w14:paraId="65CB1CE3" w14:textId="4B5EA1A0" w:rsidR="00F97097" w:rsidRPr="00F97097" w:rsidRDefault="00F97097" w:rsidP="00B60CF3">
      <w:pPr>
        <w:pStyle w:val="ListParagraph"/>
        <w:numPr>
          <w:ilvl w:val="0"/>
          <w:numId w:val="34"/>
        </w:numPr>
        <w:bidi/>
        <w:rPr>
          <w:rtl/>
        </w:rPr>
      </w:pPr>
      <w:r w:rsidRPr="00F97097">
        <w:rPr>
          <w:rtl/>
        </w:rPr>
        <w:t>توافر المياه وخدمات الطب البيطري</w:t>
      </w:r>
      <w:r w:rsidR="00B60CF3">
        <w:rPr>
          <w:rFonts w:hint="cs"/>
          <w:rtl/>
        </w:rPr>
        <w:t xml:space="preserve">                              </w:t>
      </w:r>
    </w:p>
    <w:p w14:paraId="3C202F3E" w14:textId="7826BA1D" w:rsidR="00F97097" w:rsidRPr="00F97097" w:rsidRDefault="00F97097" w:rsidP="00B60CF3">
      <w:pPr>
        <w:pStyle w:val="ListParagraph"/>
        <w:numPr>
          <w:ilvl w:val="0"/>
          <w:numId w:val="34"/>
        </w:numPr>
        <w:bidi/>
      </w:pPr>
      <w:r w:rsidRPr="00F97097">
        <w:rPr>
          <w:rtl/>
        </w:rPr>
        <w:t>سهولة النقل إلى الأسواق الكبرى (المدن/المجازر/منافذ البيع)</w:t>
      </w:r>
      <w:r w:rsidR="00B60CF3" w:rsidRPr="00B60CF3">
        <w:rPr>
          <w:noProof/>
          <w:rtl/>
          <w:lang w:val="ar-SA"/>
        </w:rPr>
        <w:t xml:space="preserve"> </w:t>
      </w:r>
    </w:p>
    <w:p w14:paraId="39C14440" w14:textId="2DBBB132" w:rsidR="00F97097" w:rsidRPr="00F97097" w:rsidRDefault="00F97097" w:rsidP="00B60CF3">
      <w:pPr>
        <w:pStyle w:val="ListParagraph"/>
        <w:numPr>
          <w:ilvl w:val="0"/>
          <w:numId w:val="34"/>
        </w:numPr>
        <w:bidi/>
      </w:pPr>
      <w:r w:rsidRPr="00F97097">
        <w:rPr>
          <w:rtl/>
        </w:rPr>
        <w:t>مساحة كافية للتوسع: الحد الأدنى المطلوب 5-10 أفدنة</w:t>
      </w:r>
      <w:r w:rsidR="00B60CF3">
        <w:rPr>
          <w:rFonts w:hint="cs"/>
          <w:rtl/>
        </w:rPr>
        <w:t xml:space="preserve">       </w:t>
      </w:r>
    </w:p>
    <w:p w14:paraId="46642636" w14:textId="5CBD62C1" w:rsidR="00F97097" w:rsidRPr="00F97097" w:rsidRDefault="00F97097" w:rsidP="00B60CF3">
      <w:pPr>
        <w:pStyle w:val="ListParagraph"/>
        <w:numPr>
          <w:ilvl w:val="0"/>
          <w:numId w:val="34"/>
        </w:numPr>
        <w:bidi/>
        <w:rPr>
          <w:rtl/>
        </w:rPr>
      </w:pPr>
      <w:r w:rsidRPr="00F97097">
        <w:rPr>
          <w:rtl/>
        </w:rPr>
        <w:t>بعد مناسب عن المناطق السكنية للحد من التلوث البيئي</w:t>
      </w:r>
      <w:r w:rsidR="00B60CF3">
        <w:rPr>
          <w:rFonts w:hint="cs"/>
          <w:rtl/>
        </w:rPr>
        <w:t xml:space="preserve">        </w:t>
      </w:r>
    </w:p>
    <w:p w14:paraId="4A89A017" w14:textId="583A2881" w:rsidR="00F97097" w:rsidRPr="00F97097" w:rsidRDefault="00F97097" w:rsidP="00F82B4F">
      <w:pPr>
        <w:pStyle w:val="Heading2"/>
        <w:bidi/>
      </w:pPr>
      <w:bookmarkStart w:id="25" w:name="_Toc206495848"/>
      <w:r w:rsidRPr="00F97097">
        <w:rPr>
          <w:rtl/>
          <w:lang w:bidi="ar-SA"/>
        </w:rPr>
        <w:lastRenderedPageBreak/>
        <w:t>تحديد الآلات والمعدات المطلوبة</w:t>
      </w:r>
      <w:bookmarkEnd w:id="25"/>
    </w:p>
    <w:tbl>
      <w:tblPr>
        <w:tblStyle w:val="GridTable1Light-Accent2"/>
        <w:tblW w:w="6033" w:type="dxa"/>
        <w:tblInd w:w="-995" w:type="dxa"/>
        <w:tblLayout w:type="fixed"/>
        <w:tblLook w:val="04A0" w:firstRow="1" w:lastRow="0" w:firstColumn="1" w:lastColumn="0" w:noHBand="0" w:noVBand="1"/>
      </w:tblPr>
      <w:tblGrid>
        <w:gridCol w:w="1440"/>
        <w:gridCol w:w="1890"/>
        <w:gridCol w:w="630"/>
        <w:gridCol w:w="2073"/>
      </w:tblGrid>
      <w:tr w:rsidR="004D42CD" w:rsidRPr="00F97097" w14:paraId="2528140A" w14:textId="5EE3266E" w:rsidTr="00C45EC5">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40" w:type="dxa"/>
            <w:vAlign w:val="bottom"/>
          </w:tcPr>
          <w:p w14:paraId="23955DF1" w14:textId="60251395" w:rsidR="004D42CD" w:rsidRPr="00180902" w:rsidRDefault="004D42CD" w:rsidP="00505FF6">
            <w:pPr>
              <w:bidi/>
              <w:spacing w:line="276" w:lineRule="auto"/>
              <w:jc w:val="center"/>
              <w:rPr>
                <w:bCs/>
                <w:rtl/>
                <w:lang w:bidi="ar-SA"/>
              </w:rPr>
            </w:pPr>
            <w:r w:rsidRPr="00F97097">
              <w:rPr>
                <w:bCs/>
                <w:rtl/>
                <w:lang w:bidi="ar-SA"/>
              </w:rPr>
              <w:t>مصدر التوريد</w:t>
            </w:r>
          </w:p>
        </w:tc>
        <w:tc>
          <w:tcPr>
            <w:tcW w:w="1890" w:type="dxa"/>
            <w:vAlign w:val="bottom"/>
          </w:tcPr>
          <w:p w14:paraId="5917F89D" w14:textId="7B73C68F" w:rsidR="004D42CD" w:rsidRPr="00180902" w:rsidRDefault="004D42CD" w:rsidP="00505FF6">
            <w:pPr>
              <w:bidi/>
              <w:spacing w:line="276" w:lineRule="auto"/>
              <w:jc w:val="center"/>
              <w:cnfStyle w:val="100000000000" w:firstRow="1" w:lastRow="0" w:firstColumn="0" w:lastColumn="0" w:oddVBand="0" w:evenVBand="0" w:oddHBand="0" w:evenHBand="0" w:firstRowFirstColumn="0" w:firstRowLastColumn="0" w:lastRowFirstColumn="0" w:lastRowLastColumn="0"/>
              <w:rPr>
                <w:bCs/>
                <w:rtl/>
                <w:lang w:bidi="ar-SA"/>
              </w:rPr>
            </w:pPr>
            <w:r w:rsidRPr="00F97097">
              <w:rPr>
                <w:bCs/>
                <w:rtl/>
                <w:lang w:bidi="ar-SA"/>
              </w:rPr>
              <w:t>الوظيفة</w:t>
            </w:r>
          </w:p>
        </w:tc>
        <w:tc>
          <w:tcPr>
            <w:tcW w:w="630" w:type="dxa"/>
            <w:vAlign w:val="bottom"/>
          </w:tcPr>
          <w:p w14:paraId="669CF3FB" w14:textId="053EE65C" w:rsidR="004D42CD" w:rsidRPr="00180902" w:rsidRDefault="004D42CD" w:rsidP="00505FF6">
            <w:pPr>
              <w:bidi/>
              <w:spacing w:line="276" w:lineRule="auto"/>
              <w:jc w:val="center"/>
              <w:cnfStyle w:val="100000000000" w:firstRow="1" w:lastRow="0" w:firstColumn="0" w:lastColumn="0" w:oddVBand="0" w:evenVBand="0" w:oddHBand="0" w:evenHBand="0" w:firstRowFirstColumn="0" w:firstRowLastColumn="0" w:lastRowFirstColumn="0" w:lastRowLastColumn="0"/>
              <w:rPr>
                <w:bCs/>
                <w:rtl/>
                <w:lang w:bidi="ar-SA"/>
              </w:rPr>
            </w:pPr>
            <w:r w:rsidRPr="00F97097">
              <w:rPr>
                <w:bCs/>
                <w:rtl/>
                <w:lang w:bidi="ar-SA"/>
              </w:rPr>
              <w:t>العدد</w:t>
            </w:r>
          </w:p>
        </w:tc>
        <w:tc>
          <w:tcPr>
            <w:tcW w:w="2073" w:type="dxa"/>
            <w:vAlign w:val="bottom"/>
          </w:tcPr>
          <w:p w14:paraId="4B46436B" w14:textId="63B66065" w:rsidR="004D42CD" w:rsidRPr="00180902" w:rsidRDefault="004D42CD" w:rsidP="00505FF6">
            <w:pPr>
              <w:bidi/>
              <w:spacing w:line="276" w:lineRule="auto"/>
              <w:jc w:val="center"/>
              <w:cnfStyle w:val="100000000000" w:firstRow="1" w:lastRow="0" w:firstColumn="0" w:lastColumn="0" w:oddVBand="0" w:evenVBand="0" w:oddHBand="0" w:evenHBand="0" w:firstRowFirstColumn="0" w:firstRowLastColumn="0" w:lastRowFirstColumn="0" w:lastRowLastColumn="0"/>
              <w:rPr>
                <w:bCs/>
                <w:rtl/>
                <w:lang w:bidi="ar-SA"/>
              </w:rPr>
            </w:pPr>
            <w:r w:rsidRPr="00F97097">
              <w:rPr>
                <w:bCs/>
                <w:rtl/>
                <w:lang w:bidi="ar-SA"/>
              </w:rPr>
              <w:t>الآلة/المعدة</w:t>
            </w:r>
          </w:p>
        </w:tc>
      </w:tr>
      <w:tr w:rsidR="004D42CD" w:rsidRPr="005020A4" w14:paraId="43DF6924" w14:textId="28474C2C"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56080399" w14:textId="2B455C5F" w:rsidR="004D42CD" w:rsidRPr="00F97097" w:rsidRDefault="004D42CD" w:rsidP="00505FF6">
            <w:pPr>
              <w:bidi/>
              <w:spacing w:line="276" w:lineRule="auto"/>
              <w:rPr>
                <w:bCs/>
                <w:rtl/>
                <w:lang w:bidi="ar-SA"/>
              </w:rPr>
            </w:pPr>
            <w:r w:rsidRPr="00F97097">
              <w:rPr>
                <w:rtl/>
                <w:lang w:bidi="ar-SA"/>
              </w:rPr>
              <w:t>محلي</w:t>
            </w:r>
          </w:p>
        </w:tc>
        <w:tc>
          <w:tcPr>
            <w:tcW w:w="1890" w:type="dxa"/>
          </w:tcPr>
          <w:p w14:paraId="17CA7870" w14:textId="43E57D62"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Pr>
            </w:pPr>
            <w:r w:rsidRPr="00F97097">
              <w:rPr>
                <w:bCs w:val="0"/>
                <w:rtl/>
                <w:lang w:bidi="ar-SA"/>
              </w:rPr>
              <w:t>إيواء الخراف</w:t>
            </w:r>
          </w:p>
        </w:tc>
        <w:tc>
          <w:tcPr>
            <w:tcW w:w="630" w:type="dxa"/>
          </w:tcPr>
          <w:p w14:paraId="32C6643A" w14:textId="5560BB7A"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rPr>
            </w:pPr>
            <w:r>
              <w:rPr>
                <w:bCs w:val="0"/>
              </w:rPr>
              <w:t>2</w:t>
            </w:r>
          </w:p>
        </w:tc>
        <w:tc>
          <w:tcPr>
            <w:tcW w:w="2073" w:type="dxa"/>
          </w:tcPr>
          <w:p w14:paraId="524209C7" w14:textId="4FC5E60D"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lang w:bidi="ar-SA"/>
              </w:rPr>
            </w:pPr>
            <w:r w:rsidRPr="005020A4">
              <w:rPr>
                <w:rFonts w:hint="cs"/>
                <w:b/>
                <w:sz w:val="18"/>
                <w:szCs w:val="18"/>
                <w:rtl/>
                <w:lang w:bidi="ar-SA"/>
              </w:rPr>
              <w:t>حظيرة</w:t>
            </w:r>
            <w:r w:rsidRPr="005020A4">
              <w:rPr>
                <w:b/>
                <w:sz w:val="18"/>
                <w:szCs w:val="18"/>
                <w:rtl/>
                <w:lang w:bidi="ar-SA"/>
              </w:rPr>
              <w:t xml:space="preserve"> مجهزة</w:t>
            </w:r>
            <w:r w:rsidRPr="005020A4">
              <w:rPr>
                <w:rFonts w:hint="cs"/>
                <w:b/>
                <w:sz w:val="18"/>
                <w:szCs w:val="18"/>
                <w:rtl/>
                <w:lang w:bidi="ar-SA"/>
              </w:rPr>
              <w:t xml:space="preserve"> 520 م</w:t>
            </w:r>
            <w:r w:rsidRPr="005020A4">
              <w:rPr>
                <w:rFonts w:hint="cs"/>
                <w:b/>
                <w:sz w:val="18"/>
                <w:szCs w:val="18"/>
                <w:vertAlign w:val="superscript"/>
                <w:rtl/>
                <w:lang w:bidi="ar-SA"/>
              </w:rPr>
              <w:t>2</w:t>
            </w:r>
            <w:r w:rsidRPr="005020A4">
              <w:rPr>
                <w:rFonts w:hint="cs"/>
                <w:b/>
                <w:sz w:val="18"/>
                <w:szCs w:val="18"/>
                <w:rtl/>
                <w:lang w:bidi="ar-SA"/>
              </w:rPr>
              <w:t xml:space="preserve"> </w:t>
            </w:r>
          </w:p>
        </w:tc>
      </w:tr>
      <w:tr w:rsidR="004D42CD" w:rsidRPr="005020A4" w14:paraId="704C45D4" w14:textId="23146DC6"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1BDD5B87" w14:textId="169522AE" w:rsidR="004D42CD" w:rsidRPr="00F97097" w:rsidRDefault="004D42CD" w:rsidP="00505FF6">
            <w:pPr>
              <w:bidi/>
              <w:spacing w:line="276" w:lineRule="auto"/>
              <w:rPr>
                <w:bCs/>
                <w:rtl/>
                <w:lang w:bidi="ar-SA"/>
              </w:rPr>
            </w:pPr>
            <w:r w:rsidRPr="00F97097">
              <w:rPr>
                <w:rtl/>
                <w:lang w:bidi="ar-SA"/>
              </w:rPr>
              <w:t>محلي/مستورد</w:t>
            </w:r>
          </w:p>
        </w:tc>
        <w:tc>
          <w:tcPr>
            <w:tcW w:w="1890" w:type="dxa"/>
          </w:tcPr>
          <w:p w14:paraId="2E12F89B" w14:textId="4C23FE3E"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Pr>
            </w:pPr>
            <w:r w:rsidRPr="00F97097">
              <w:rPr>
                <w:bCs w:val="0"/>
                <w:rtl/>
                <w:lang w:bidi="ar-SA"/>
              </w:rPr>
              <w:t>توفير مياه مستمرة</w:t>
            </w:r>
          </w:p>
        </w:tc>
        <w:tc>
          <w:tcPr>
            <w:tcW w:w="630" w:type="dxa"/>
          </w:tcPr>
          <w:p w14:paraId="3DA6EC6B" w14:textId="72557E6A"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Pr>
                <w:bCs w:val="0"/>
              </w:rPr>
              <w:t>8</w:t>
            </w:r>
          </w:p>
        </w:tc>
        <w:tc>
          <w:tcPr>
            <w:tcW w:w="2073" w:type="dxa"/>
          </w:tcPr>
          <w:p w14:paraId="61C40F08" w14:textId="7F06A9A4"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lang w:bidi="ar-SA"/>
              </w:rPr>
            </w:pPr>
            <w:r w:rsidRPr="005020A4">
              <w:rPr>
                <w:b/>
                <w:sz w:val="18"/>
                <w:szCs w:val="18"/>
                <w:rtl/>
                <w:lang w:bidi="ar-SA"/>
              </w:rPr>
              <w:t>نظام شرب أوتوماتيكي</w:t>
            </w:r>
          </w:p>
        </w:tc>
      </w:tr>
      <w:tr w:rsidR="004D42CD" w:rsidRPr="005020A4" w14:paraId="1D40CAE5" w14:textId="5AD0F2DE"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079CFC91" w14:textId="5CAD1EDA" w:rsidR="004D42CD" w:rsidRPr="00F97097" w:rsidRDefault="004D42CD" w:rsidP="00505FF6">
            <w:pPr>
              <w:bidi/>
              <w:spacing w:line="276" w:lineRule="auto"/>
              <w:rPr>
                <w:bCs/>
                <w:rtl/>
                <w:lang w:bidi="ar-SA"/>
              </w:rPr>
            </w:pPr>
            <w:r w:rsidRPr="00F97097">
              <w:rPr>
                <w:rtl/>
                <w:lang w:bidi="ar-SA"/>
              </w:rPr>
              <w:t>محلي</w:t>
            </w:r>
          </w:p>
        </w:tc>
        <w:tc>
          <w:tcPr>
            <w:tcW w:w="1890" w:type="dxa"/>
          </w:tcPr>
          <w:p w14:paraId="610E4379" w14:textId="5639EF45"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Pr>
            </w:pPr>
            <w:r w:rsidRPr="00F97097">
              <w:rPr>
                <w:bCs w:val="0"/>
                <w:rtl/>
                <w:lang w:bidi="ar-SA"/>
              </w:rPr>
              <w:t>توزيع الأعلاف</w:t>
            </w:r>
          </w:p>
        </w:tc>
        <w:tc>
          <w:tcPr>
            <w:tcW w:w="630" w:type="dxa"/>
          </w:tcPr>
          <w:p w14:paraId="21ABB294" w14:textId="6595D39A"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Pr>
                <w:rFonts w:hint="cs"/>
                <w:bCs w:val="0"/>
                <w:rtl/>
              </w:rPr>
              <w:t>8</w:t>
            </w:r>
          </w:p>
        </w:tc>
        <w:tc>
          <w:tcPr>
            <w:tcW w:w="2073" w:type="dxa"/>
          </w:tcPr>
          <w:p w14:paraId="1D02050B" w14:textId="5D3535F6"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lang w:bidi="ar-SA"/>
              </w:rPr>
            </w:pPr>
            <w:r w:rsidRPr="005020A4">
              <w:rPr>
                <w:rFonts w:hint="cs"/>
                <w:b/>
                <w:sz w:val="18"/>
                <w:szCs w:val="18"/>
                <w:rtl/>
                <w:lang w:bidi="ar-SA"/>
              </w:rPr>
              <w:t>مسارات العلف</w:t>
            </w:r>
          </w:p>
        </w:tc>
      </w:tr>
      <w:tr w:rsidR="004D42CD" w:rsidRPr="005020A4" w14:paraId="577725F4" w14:textId="4129A4CA"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2B846518" w14:textId="08A898F9" w:rsidR="004D42CD" w:rsidRPr="00F97097" w:rsidRDefault="004D42CD" w:rsidP="00505FF6">
            <w:pPr>
              <w:bidi/>
              <w:spacing w:line="276" w:lineRule="auto"/>
              <w:rPr>
                <w:bCs/>
                <w:rtl/>
                <w:lang w:bidi="ar-SA"/>
              </w:rPr>
            </w:pPr>
            <w:r w:rsidRPr="00F97097">
              <w:rPr>
                <w:rtl/>
                <w:lang w:bidi="ar-SA"/>
              </w:rPr>
              <w:t>محلي</w:t>
            </w:r>
            <w:r>
              <w:rPr>
                <w:rFonts w:hint="cs"/>
                <w:rtl/>
                <w:lang w:bidi="ar-SA"/>
              </w:rPr>
              <w:t>/مستورد</w:t>
            </w:r>
          </w:p>
        </w:tc>
        <w:tc>
          <w:tcPr>
            <w:tcW w:w="1890" w:type="dxa"/>
          </w:tcPr>
          <w:p w14:paraId="08D9101D" w14:textId="09D0B650" w:rsidR="004D42CD" w:rsidRPr="00AB3D8B"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4"/>
                <w:szCs w:val="14"/>
              </w:rPr>
            </w:pPr>
            <w:r w:rsidRPr="00AB3D8B">
              <w:rPr>
                <w:rFonts w:hint="cs"/>
                <w:b/>
                <w:sz w:val="14"/>
                <w:szCs w:val="14"/>
                <w:rtl/>
                <w:lang w:bidi="ar-SA"/>
              </w:rPr>
              <w:t xml:space="preserve">خدمة أعلاف </w:t>
            </w:r>
            <w:r w:rsidRPr="00AB3D8B">
              <w:rPr>
                <w:b/>
                <w:sz w:val="14"/>
                <w:szCs w:val="14"/>
                <w:rtl/>
                <w:lang w:bidi="ar-SA"/>
              </w:rPr>
              <w:t>–</w:t>
            </w:r>
            <w:r w:rsidRPr="00AB3D8B">
              <w:rPr>
                <w:rFonts w:hint="cs"/>
                <w:b/>
                <w:sz w:val="14"/>
                <w:szCs w:val="14"/>
                <w:rtl/>
                <w:lang w:bidi="ar-SA"/>
              </w:rPr>
              <w:t xml:space="preserve"> نظافة - كومبوست</w:t>
            </w:r>
          </w:p>
        </w:tc>
        <w:tc>
          <w:tcPr>
            <w:tcW w:w="630" w:type="dxa"/>
          </w:tcPr>
          <w:p w14:paraId="345E0EC8" w14:textId="6DE4021A"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Pr>
                <w:rFonts w:hint="cs"/>
                <w:bCs w:val="0"/>
                <w:rtl/>
              </w:rPr>
              <w:t>1</w:t>
            </w:r>
          </w:p>
        </w:tc>
        <w:tc>
          <w:tcPr>
            <w:tcW w:w="2073" w:type="dxa"/>
          </w:tcPr>
          <w:p w14:paraId="75A3B4A4" w14:textId="7FC27B3F"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lang w:bidi="ar-SA"/>
              </w:rPr>
            </w:pPr>
            <w:r w:rsidRPr="005020A4">
              <w:rPr>
                <w:rFonts w:hint="cs"/>
                <w:b/>
                <w:sz w:val="18"/>
                <w:szCs w:val="18"/>
                <w:rtl/>
                <w:lang w:bidi="ar-SA"/>
              </w:rPr>
              <w:t>جرار زراعي 30حصان</w:t>
            </w:r>
          </w:p>
        </w:tc>
      </w:tr>
      <w:tr w:rsidR="004D42CD" w:rsidRPr="005020A4" w14:paraId="412547A3" w14:textId="77777777"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5258F929" w14:textId="3E124E46" w:rsidR="004D42CD" w:rsidRPr="00F97097" w:rsidRDefault="004D42CD" w:rsidP="00505FF6">
            <w:pPr>
              <w:bidi/>
              <w:spacing w:line="276" w:lineRule="auto"/>
              <w:rPr>
                <w:bCs/>
                <w:rtl/>
                <w:lang w:bidi="ar-SA"/>
              </w:rPr>
            </w:pPr>
            <w:r w:rsidRPr="00F97097">
              <w:rPr>
                <w:rtl/>
                <w:lang w:bidi="ar-SA"/>
              </w:rPr>
              <w:t>محلي</w:t>
            </w:r>
            <w:r>
              <w:rPr>
                <w:rFonts w:hint="cs"/>
                <w:rtl/>
                <w:lang w:bidi="ar-SA"/>
              </w:rPr>
              <w:t>/مستورد</w:t>
            </w:r>
          </w:p>
        </w:tc>
        <w:tc>
          <w:tcPr>
            <w:tcW w:w="1890" w:type="dxa"/>
          </w:tcPr>
          <w:p w14:paraId="3A5B8305" w14:textId="034FA35F" w:rsidR="004D42CD" w:rsidRPr="00AB3D8B"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4"/>
                <w:szCs w:val="14"/>
                <w:rtl/>
                <w:lang w:bidi="ar-SA"/>
              </w:rPr>
            </w:pPr>
            <w:r w:rsidRPr="00AB3D8B">
              <w:rPr>
                <w:rFonts w:hint="cs"/>
                <w:b/>
                <w:sz w:val="14"/>
                <w:szCs w:val="14"/>
                <w:rtl/>
                <w:lang w:bidi="ar-SA"/>
              </w:rPr>
              <w:t xml:space="preserve">خدمة أعلاف </w:t>
            </w:r>
            <w:r w:rsidRPr="00AB3D8B">
              <w:rPr>
                <w:b/>
                <w:sz w:val="14"/>
                <w:szCs w:val="14"/>
                <w:rtl/>
                <w:lang w:bidi="ar-SA"/>
              </w:rPr>
              <w:t>–</w:t>
            </w:r>
            <w:r w:rsidRPr="00AB3D8B">
              <w:rPr>
                <w:rFonts w:hint="cs"/>
                <w:b/>
                <w:sz w:val="14"/>
                <w:szCs w:val="14"/>
                <w:rtl/>
                <w:lang w:bidi="ar-SA"/>
              </w:rPr>
              <w:t xml:space="preserve"> نظافة - كومبوست</w:t>
            </w:r>
          </w:p>
        </w:tc>
        <w:tc>
          <w:tcPr>
            <w:tcW w:w="630" w:type="dxa"/>
          </w:tcPr>
          <w:p w14:paraId="63BE2A96" w14:textId="4509C603" w:rsidR="004D42CD"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rPr>
            </w:pPr>
            <w:r>
              <w:rPr>
                <w:rFonts w:hint="cs"/>
                <w:bCs w:val="0"/>
                <w:rtl/>
              </w:rPr>
              <w:t>1</w:t>
            </w:r>
          </w:p>
        </w:tc>
        <w:tc>
          <w:tcPr>
            <w:tcW w:w="2073" w:type="dxa"/>
          </w:tcPr>
          <w:p w14:paraId="1174992F" w14:textId="2D2A3D00"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lang w:bidi="ar-SA"/>
              </w:rPr>
            </w:pPr>
            <w:r w:rsidRPr="005020A4">
              <w:rPr>
                <w:rFonts w:hint="cs"/>
                <w:b/>
                <w:sz w:val="18"/>
                <w:szCs w:val="18"/>
                <w:rtl/>
                <w:lang w:bidi="ar-SA"/>
              </w:rPr>
              <w:t xml:space="preserve">معدات للجرار عزاقة </w:t>
            </w:r>
            <w:r w:rsidRPr="005020A4">
              <w:rPr>
                <w:b/>
                <w:sz w:val="18"/>
                <w:szCs w:val="18"/>
                <w:rtl/>
                <w:lang w:bidi="ar-SA"/>
              </w:rPr>
              <w:t>–</w:t>
            </w:r>
            <w:r w:rsidRPr="005020A4">
              <w:rPr>
                <w:rFonts w:hint="cs"/>
                <w:b/>
                <w:sz w:val="18"/>
                <w:szCs w:val="18"/>
                <w:rtl/>
                <w:lang w:bidi="ar-SA"/>
              </w:rPr>
              <w:t xml:space="preserve"> مقطورة </w:t>
            </w:r>
          </w:p>
        </w:tc>
      </w:tr>
      <w:tr w:rsidR="004D42CD" w:rsidRPr="005020A4" w14:paraId="5094EE35" w14:textId="290C1770"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63BC0015" w14:textId="7F90D551" w:rsidR="004D42CD" w:rsidRPr="00F97097" w:rsidRDefault="004D42CD" w:rsidP="00505FF6">
            <w:pPr>
              <w:bidi/>
              <w:spacing w:line="276" w:lineRule="auto"/>
              <w:rPr>
                <w:bCs/>
                <w:rtl/>
                <w:lang w:bidi="ar-SA"/>
              </w:rPr>
            </w:pPr>
            <w:r w:rsidRPr="00F97097">
              <w:rPr>
                <w:rtl/>
                <w:lang w:bidi="ar-SA"/>
              </w:rPr>
              <w:t>محلي</w:t>
            </w:r>
          </w:p>
        </w:tc>
        <w:tc>
          <w:tcPr>
            <w:tcW w:w="1890" w:type="dxa"/>
          </w:tcPr>
          <w:p w14:paraId="28492D73" w14:textId="057C82FE"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Pr>
            </w:pPr>
            <w:r>
              <w:rPr>
                <w:rFonts w:hint="cs"/>
                <w:bCs w:val="0"/>
                <w:rtl/>
                <w:lang w:bidi="ar-SA"/>
              </w:rPr>
              <w:t>امن حيوي</w:t>
            </w:r>
          </w:p>
        </w:tc>
        <w:tc>
          <w:tcPr>
            <w:tcW w:w="630" w:type="dxa"/>
          </w:tcPr>
          <w:p w14:paraId="53EAE277" w14:textId="7E1FE19D"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Pr>
                <w:bCs w:val="0"/>
              </w:rPr>
              <w:t>16</w:t>
            </w:r>
          </w:p>
        </w:tc>
        <w:tc>
          <w:tcPr>
            <w:tcW w:w="2073" w:type="dxa"/>
          </w:tcPr>
          <w:p w14:paraId="4FEBF522" w14:textId="7DA796B1"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vertAlign w:val="superscript"/>
                <w:rtl/>
                <w:lang w:bidi="ar-SA"/>
              </w:rPr>
            </w:pPr>
            <w:r w:rsidRPr="005020A4">
              <w:rPr>
                <w:rFonts w:hint="cs"/>
                <w:b/>
                <w:sz w:val="18"/>
                <w:szCs w:val="18"/>
                <w:rtl/>
                <w:lang w:bidi="ar-SA"/>
              </w:rPr>
              <w:t>غرفة عزل 2م</w:t>
            </w:r>
            <w:r w:rsidRPr="005020A4">
              <w:rPr>
                <w:rFonts w:hint="cs"/>
                <w:b/>
                <w:sz w:val="18"/>
                <w:szCs w:val="18"/>
                <w:vertAlign w:val="superscript"/>
                <w:rtl/>
                <w:lang w:bidi="ar-SA"/>
              </w:rPr>
              <w:t>2</w:t>
            </w:r>
          </w:p>
        </w:tc>
      </w:tr>
      <w:tr w:rsidR="004D42CD" w:rsidRPr="005020A4" w14:paraId="45185549" w14:textId="1CBC9088"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115AEF5D" w14:textId="72DF9521" w:rsidR="004D42CD" w:rsidRPr="00F97097" w:rsidRDefault="004D42CD" w:rsidP="00505FF6">
            <w:pPr>
              <w:bidi/>
              <w:spacing w:line="276" w:lineRule="auto"/>
              <w:rPr>
                <w:bCs/>
                <w:rtl/>
                <w:lang w:bidi="ar-SA"/>
              </w:rPr>
            </w:pPr>
            <w:r w:rsidRPr="00F97097">
              <w:rPr>
                <w:rtl/>
                <w:lang w:bidi="ar-SA"/>
              </w:rPr>
              <w:t>محلي/مستورد</w:t>
            </w:r>
          </w:p>
        </w:tc>
        <w:tc>
          <w:tcPr>
            <w:tcW w:w="1890" w:type="dxa"/>
          </w:tcPr>
          <w:p w14:paraId="07B8156D" w14:textId="21ED1D7A"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Pr>
            </w:pPr>
            <w:r w:rsidRPr="00F97097">
              <w:rPr>
                <w:bCs w:val="0"/>
                <w:rtl/>
                <w:lang w:bidi="ar-SA"/>
              </w:rPr>
              <w:t xml:space="preserve">وزن الخراف </w:t>
            </w:r>
          </w:p>
        </w:tc>
        <w:tc>
          <w:tcPr>
            <w:tcW w:w="630" w:type="dxa"/>
          </w:tcPr>
          <w:p w14:paraId="56DED981" w14:textId="330FFF0B"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sidRPr="00F97097">
              <w:rPr>
                <w:bCs w:val="0"/>
              </w:rPr>
              <w:t>2</w:t>
            </w:r>
          </w:p>
        </w:tc>
        <w:tc>
          <w:tcPr>
            <w:tcW w:w="2073" w:type="dxa"/>
          </w:tcPr>
          <w:p w14:paraId="09016197" w14:textId="26383F3D"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lang w:bidi="ar-SA"/>
              </w:rPr>
            </w:pPr>
            <w:r w:rsidRPr="005020A4">
              <w:rPr>
                <w:b/>
                <w:sz w:val="18"/>
                <w:szCs w:val="18"/>
                <w:rtl/>
                <w:lang w:bidi="ar-SA"/>
              </w:rPr>
              <w:t>ميزان إلكتروني</w:t>
            </w:r>
          </w:p>
        </w:tc>
      </w:tr>
      <w:tr w:rsidR="004D42CD" w:rsidRPr="005020A4" w14:paraId="208F34E1" w14:textId="472CFB18"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6A5C0928" w14:textId="26138E43" w:rsidR="004D42CD" w:rsidRPr="00F97097" w:rsidRDefault="004D42CD" w:rsidP="00505FF6">
            <w:pPr>
              <w:bidi/>
              <w:spacing w:line="276" w:lineRule="auto"/>
              <w:rPr>
                <w:bCs/>
                <w:rtl/>
                <w:lang w:bidi="ar-SA"/>
              </w:rPr>
            </w:pPr>
            <w:r w:rsidRPr="00F97097">
              <w:rPr>
                <w:rtl/>
                <w:lang w:bidi="ar-SA"/>
              </w:rPr>
              <w:t>محل</w:t>
            </w:r>
            <w:r>
              <w:rPr>
                <w:rFonts w:hint="cs"/>
                <w:rtl/>
                <w:lang w:bidi="ar-SA"/>
              </w:rPr>
              <w:t>ي</w:t>
            </w:r>
          </w:p>
        </w:tc>
        <w:tc>
          <w:tcPr>
            <w:tcW w:w="1890" w:type="dxa"/>
          </w:tcPr>
          <w:p w14:paraId="36F6425C" w14:textId="7ECB6A98"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Pr>
            </w:pPr>
            <w:r>
              <w:rPr>
                <w:rFonts w:hint="cs"/>
                <w:bCs w:val="0"/>
                <w:rtl/>
                <w:lang w:bidi="ar-SA"/>
              </w:rPr>
              <w:t>نظافة العنبر-أنتاج السماد</w:t>
            </w:r>
          </w:p>
        </w:tc>
        <w:tc>
          <w:tcPr>
            <w:tcW w:w="630" w:type="dxa"/>
          </w:tcPr>
          <w:p w14:paraId="41FCDECC" w14:textId="4BD630A1"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Pr>
                <w:bCs w:val="0"/>
              </w:rPr>
              <w:t>1</w:t>
            </w:r>
          </w:p>
        </w:tc>
        <w:tc>
          <w:tcPr>
            <w:tcW w:w="2073" w:type="dxa"/>
          </w:tcPr>
          <w:p w14:paraId="23A994F9" w14:textId="646FD3C6"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rPr>
            </w:pPr>
            <w:r w:rsidRPr="005020A4">
              <w:rPr>
                <w:rFonts w:hint="cs"/>
                <w:b/>
                <w:sz w:val="18"/>
                <w:szCs w:val="18"/>
                <w:rtl/>
                <w:lang w:bidi="ar-SA"/>
              </w:rPr>
              <w:t xml:space="preserve">منطقة تخزين للقش </w:t>
            </w:r>
          </w:p>
        </w:tc>
      </w:tr>
      <w:tr w:rsidR="004D42CD" w:rsidRPr="005020A4" w14:paraId="2B54B139" w14:textId="417D7954"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65C7DD42" w14:textId="699AA379" w:rsidR="004D42CD" w:rsidRPr="00F97097" w:rsidRDefault="004D42CD" w:rsidP="00505FF6">
            <w:pPr>
              <w:bidi/>
              <w:spacing w:line="276" w:lineRule="auto"/>
              <w:rPr>
                <w:bCs/>
                <w:rtl/>
                <w:lang w:bidi="ar-SA"/>
              </w:rPr>
            </w:pPr>
            <w:r w:rsidRPr="00F97097">
              <w:rPr>
                <w:rtl/>
                <w:lang w:bidi="ar-SA"/>
              </w:rPr>
              <w:t>مستورد/محلي</w:t>
            </w:r>
          </w:p>
        </w:tc>
        <w:tc>
          <w:tcPr>
            <w:tcW w:w="1890" w:type="dxa"/>
          </w:tcPr>
          <w:p w14:paraId="23AE8F33" w14:textId="428E68D2"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Pr>
            </w:pPr>
            <w:r>
              <w:rPr>
                <w:rFonts w:hint="cs"/>
                <w:bCs w:val="0"/>
                <w:rtl/>
                <w:lang w:bidi="ar-SA"/>
              </w:rPr>
              <w:t>التسمين - الكومبوست</w:t>
            </w:r>
          </w:p>
        </w:tc>
        <w:tc>
          <w:tcPr>
            <w:tcW w:w="630" w:type="dxa"/>
          </w:tcPr>
          <w:p w14:paraId="52C481A4" w14:textId="03D529BB"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sidRPr="00F97097">
              <w:rPr>
                <w:bCs w:val="0"/>
              </w:rPr>
              <w:t>1</w:t>
            </w:r>
          </w:p>
        </w:tc>
        <w:tc>
          <w:tcPr>
            <w:tcW w:w="2073" w:type="dxa"/>
          </w:tcPr>
          <w:p w14:paraId="05A46775" w14:textId="4F72D7A4"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lang w:bidi="ar-SA"/>
              </w:rPr>
            </w:pPr>
            <w:r w:rsidRPr="005020A4">
              <w:rPr>
                <w:rFonts w:hint="cs"/>
                <w:b/>
                <w:sz w:val="18"/>
                <w:szCs w:val="18"/>
                <w:rtl/>
                <w:lang w:bidi="ar-SA"/>
              </w:rPr>
              <w:t>مفرمة للقش والاعلاف</w:t>
            </w:r>
          </w:p>
        </w:tc>
      </w:tr>
      <w:tr w:rsidR="004D42CD" w:rsidRPr="005020A4" w14:paraId="4549283B" w14:textId="77777777"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184AA7AE" w14:textId="6BAF77A1" w:rsidR="004D42CD" w:rsidRPr="00F97097" w:rsidRDefault="004D42CD" w:rsidP="00505FF6">
            <w:pPr>
              <w:bidi/>
              <w:spacing w:line="276" w:lineRule="auto"/>
              <w:rPr>
                <w:bCs/>
                <w:rtl/>
                <w:lang w:bidi="ar-SA"/>
              </w:rPr>
            </w:pPr>
          </w:p>
        </w:tc>
        <w:tc>
          <w:tcPr>
            <w:tcW w:w="1890" w:type="dxa"/>
          </w:tcPr>
          <w:p w14:paraId="030F7C7B" w14:textId="5E1757B4" w:rsidR="004D42CD"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Pr>
                <w:rFonts w:hint="cs"/>
                <w:bCs w:val="0"/>
                <w:rtl/>
                <w:lang w:bidi="ar-SA"/>
              </w:rPr>
              <w:t>تصبيع الكومبوست</w:t>
            </w:r>
          </w:p>
        </w:tc>
        <w:tc>
          <w:tcPr>
            <w:tcW w:w="630" w:type="dxa"/>
          </w:tcPr>
          <w:p w14:paraId="04272BFE" w14:textId="54F623AA" w:rsidR="004D42CD" w:rsidRPr="00F97097"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Pr>
            </w:pPr>
            <w:r>
              <w:rPr>
                <w:rFonts w:hint="cs"/>
                <w:bCs w:val="0"/>
                <w:rtl/>
              </w:rPr>
              <w:t>2</w:t>
            </w:r>
          </w:p>
        </w:tc>
        <w:tc>
          <w:tcPr>
            <w:tcW w:w="2073" w:type="dxa"/>
          </w:tcPr>
          <w:p w14:paraId="6DCF5051" w14:textId="54658041"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2"/>
                <w:szCs w:val="12"/>
                <w:rtl/>
                <w:lang w:bidi="ar-SA"/>
              </w:rPr>
            </w:pPr>
            <w:r w:rsidRPr="005020A4">
              <w:rPr>
                <w:rFonts w:hint="cs"/>
                <w:b/>
                <w:sz w:val="12"/>
                <w:szCs w:val="12"/>
                <w:rtl/>
                <w:lang w:bidi="ar-SA"/>
              </w:rPr>
              <w:t>مدافن عضوية لتسريع تحلل الكومبوست و تجنب الامراض</w:t>
            </w:r>
          </w:p>
        </w:tc>
      </w:tr>
      <w:tr w:rsidR="004D42CD" w:rsidRPr="005020A4" w14:paraId="079BED42" w14:textId="77777777" w:rsidTr="00C45EC5">
        <w:trPr>
          <w:trHeight w:val="20"/>
        </w:trPr>
        <w:tc>
          <w:tcPr>
            <w:cnfStyle w:val="001000000000" w:firstRow="0" w:lastRow="0" w:firstColumn="1" w:lastColumn="0" w:oddVBand="0" w:evenVBand="0" w:oddHBand="0" w:evenHBand="0" w:firstRowFirstColumn="0" w:firstRowLastColumn="0" w:lastRowFirstColumn="0" w:lastRowLastColumn="0"/>
            <w:tcW w:w="1440" w:type="dxa"/>
          </w:tcPr>
          <w:p w14:paraId="2B7E1F60" w14:textId="6AFA6880" w:rsidR="004D42CD" w:rsidRPr="00F97097" w:rsidRDefault="004D42CD" w:rsidP="00505FF6">
            <w:pPr>
              <w:bidi/>
              <w:spacing w:line="276" w:lineRule="auto"/>
              <w:rPr>
                <w:bCs/>
                <w:rtl/>
                <w:lang w:bidi="ar-SA"/>
              </w:rPr>
            </w:pPr>
            <w:r>
              <w:rPr>
                <w:rFonts w:hint="cs"/>
                <w:rtl/>
                <w:lang w:bidi="ar-SA"/>
              </w:rPr>
              <w:t>محلي/مستورد</w:t>
            </w:r>
          </w:p>
        </w:tc>
        <w:tc>
          <w:tcPr>
            <w:tcW w:w="1890" w:type="dxa"/>
          </w:tcPr>
          <w:p w14:paraId="20866C29" w14:textId="12214210" w:rsidR="004D42CD"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lang w:bidi="ar-SA"/>
              </w:rPr>
            </w:pPr>
            <w:r>
              <w:rPr>
                <w:rFonts w:hint="cs"/>
                <w:bCs w:val="0"/>
                <w:rtl/>
                <w:lang w:bidi="ar-SA"/>
              </w:rPr>
              <w:t>مصدر طاقة</w:t>
            </w:r>
          </w:p>
        </w:tc>
        <w:tc>
          <w:tcPr>
            <w:tcW w:w="630" w:type="dxa"/>
          </w:tcPr>
          <w:p w14:paraId="5FF022E8" w14:textId="0E3AD6DF" w:rsidR="004D42CD"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Cs w:val="0"/>
                <w:rtl/>
              </w:rPr>
            </w:pPr>
            <w:r>
              <w:rPr>
                <w:rFonts w:hint="cs"/>
                <w:bCs w:val="0"/>
                <w:rtl/>
              </w:rPr>
              <w:t>1</w:t>
            </w:r>
          </w:p>
        </w:tc>
        <w:tc>
          <w:tcPr>
            <w:tcW w:w="2073" w:type="dxa"/>
          </w:tcPr>
          <w:p w14:paraId="1A77F919" w14:textId="08A78CCA" w:rsidR="004D42CD" w:rsidRPr="005020A4" w:rsidRDefault="004D42CD" w:rsidP="00505FF6">
            <w:pPr>
              <w:bidi/>
              <w:spacing w:line="276" w:lineRule="auto"/>
              <w:cnfStyle w:val="000000000000" w:firstRow="0" w:lastRow="0" w:firstColumn="0" w:lastColumn="0" w:oddVBand="0" w:evenVBand="0" w:oddHBand="0" w:evenHBand="0" w:firstRowFirstColumn="0" w:firstRowLastColumn="0" w:lastRowFirstColumn="0" w:lastRowLastColumn="0"/>
              <w:rPr>
                <w:b/>
                <w:sz w:val="18"/>
                <w:szCs w:val="18"/>
                <w:rtl/>
              </w:rPr>
            </w:pPr>
            <w:r w:rsidRPr="005020A4">
              <w:rPr>
                <w:rFonts w:hint="cs"/>
                <w:b/>
                <w:sz w:val="18"/>
                <w:szCs w:val="18"/>
                <w:rtl/>
              </w:rPr>
              <w:t>خط كهرباء + لوحة توزيع رئيسية</w:t>
            </w:r>
          </w:p>
        </w:tc>
      </w:tr>
    </w:tbl>
    <w:p w14:paraId="031F5C05" w14:textId="77777777" w:rsidR="00C45EC5" w:rsidRDefault="00C45EC5" w:rsidP="00C45EC5">
      <w:pPr>
        <w:bidi/>
        <w:spacing w:line="276" w:lineRule="auto"/>
        <w:rPr>
          <w:rtl/>
          <w:lang w:bidi="ar-SA"/>
        </w:rPr>
      </w:pPr>
    </w:p>
    <w:p w14:paraId="6B1FA0AF" w14:textId="502E35B1" w:rsidR="00F97097" w:rsidRPr="00F97097" w:rsidRDefault="00F97097" w:rsidP="00073586">
      <w:pPr>
        <w:pStyle w:val="Heading2"/>
        <w:bidi/>
        <w:rPr>
          <w:rtl/>
        </w:rPr>
      </w:pPr>
      <w:bookmarkStart w:id="26" w:name="_Toc206495849"/>
      <w:r w:rsidRPr="00F97097">
        <w:rPr>
          <w:rtl/>
          <w:lang w:bidi="ar-SA"/>
        </w:rPr>
        <w:t>تحديد العمالة المطلوبة</w:t>
      </w:r>
      <w:bookmarkEnd w:id="26"/>
    </w:p>
    <w:tbl>
      <w:tblPr>
        <w:tblStyle w:val="GridTable1Light-Accent2"/>
        <w:tblW w:w="6770" w:type="dxa"/>
        <w:tblInd w:w="-914" w:type="dxa"/>
        <w:tblLayout w:type="fixed"/>
        <w:tblLook w:val="04A0" w:firstRow="1" w:lastRow="0" w:firstColumn="1" w:lastColumn="0" w:noHBand="0" w:noVBand="1"/>
      </w:tblPr>
      <w:tblGrid>
        <w:gridCol w:w="1269"/>
        <w:gridCol w:w="1406"/>
        <w:gridCol w:w="2032"/>
        <w:gridCol w:w="533"/>
        <w:gridCol w:w="1530"/>
      </w:tblGrid>
      <w:tr w:rsidR="003D0C60" w:rsidRPr="00F97097" w14:paraId="6AA9A5DE" w14:textId="3214460E" w:rsidTr="00EE6D41">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269" w:type="dxa"/>
            <w:shd w:val="clear" w:color="auto" w:fill="FBE4D5" w:themeFill="accent2" w:themeFillTint="33"/>
            <w:vAlign w:val="bottom"/>
          </w:tcPr>
          <w:p w14:paraId="524EEE5A" w14:textId="0B468EC9" w:rsidR="00EB1FD6" w:rsidRPr="00F97097" w:rsidRDefault="00EB1FD6" w:rsidP="00F551E5">
            <w:pPr>
              <w:bidi/>
              <w:spacing w:line="276" w:lineRule="auto"/>
              <w:jc w:val="center"/>
              <w:rPr>
                <w:b w:val="0"/>
                <w:rtl/>
                <w:lang w:bidi="ar-SA"/>
              </w:rPr>
            </w:pPr>
            <w:r w:rsidRPr="00F97097">
              <w:rPr>
                <w:bCs/>
                <w:rtl/>
                <w:lang w:bidi="ar-SA"/>
              </w:rPr>
              <w:t>التكلفة الشهرية</w:t>
            </w:r>
          </w:p>
        </w:tc>
        <w:tc>
          <w:tcPr>
            <w:tcW w:w="1406" w:type="dxa"/>
            <w:shd w:val="clear" w:color="auto" w:fill="FBE4D5" w:themeFill="accent2" w:themeFillTint="33"/>
            <w:vAlign w:val="bottom"/>
          </w:tcPr>
          <w:p w14:paraId="7441B111" w14:textId="18270C43" w:rsidR="00EB1FD6" w:rsidRPr="00F551E5" w:rsidRDefault="00EB1FD6" w:rsidP="00F551E5">
            <w:pPr>
              <w:tabs>
                <w:tab w:val="left" w:pos="1258"/>
              </w:tabs>
              <w:bidi/>
              <w:spacing w:line="276" w:lineRule="auto"/>
              <w:jc w:val="center"/>
              <w:cnfStyle w:val="100000000000" w:firstRow="1" w:lastRow="0" w:firstColumn="0" w:lastColumn="0" w:oddVBand="0" w:evenVBand="0" w:oddHBand="0" w:evenHBand="0" w:firstRowFirstColumn="0" w:firstRowLastColumn="0" w:lastRowFirstColumn="0" w:lastRowLastColumn="0"/>
              <w:rPr>
                <w:bCs/>
                <w:rtl/>
                <w:lang w:bidi="ar-SA"/>
              </w:rPr>
            </w:pPr>
            <w:r w:rsidRPr="00F551E5">
              <w:rPr>
                <w:rFonts w:hint="cs"/>
                <w:bCs/>
                <w:rtl/>
                <w:lang w:bidi="ar-SA"/>
              </w:rPr>
              <w:t>الخبرة</w:t>
            </w:r>
          </w:p>
        </w:tc>
        <w:tc>
          <w:tcPr>
            <w:tcW w:w="2032" w:type="dxa"/>
            <w:shd w:val="clear" w:color="auto" w:fill="FBE4D5" w:themeFill="accent2" w:themeFillTint="33"/>
            <w:vAlign w:val="bottom"/>
          </w:tcPr>
          <w:p w14:paraId="016644E1" w14:textId="07C9EA0C" w:rsidR="00EB1FD6" w:rsidRPr="00F97097" w:rsidRDefault="00EB1FD6" w:rsidP="00F551E5">
            <w:pPr>
              <w:bidi/>
              <w:spacing w:line="276" w:lineRule="auto"/>
              <w:jc w:val="center"/>
              <w:cnfStyle w:val="100000000000" w:firstRow="1" w:lastRow="0" w:firstColumn="0" w:lastColumn="0" w:oddVBand="0" w:evenVBand="0" w:oddHBand="0" w:evenHBand="0" w:firstRowFirstColumn="0" w:firstRowLastColumn="0" w:lastRowFirstColumn="0" w:lastRowLastColumn="0"/>
              <w:rPr>
                <w:b w:val="0"/>
                <w:rtl/>
                <w:lang w:bidi="ar-SA"/>
              </w:rPr>
            </w:pPr>
            <w:r w:rsidRPr="00F97097">
              <w:rPr>
                <w:bCs/>
                <w:rtl/>
                <w:lang w:bidi="ar-SA"/>
              </w:rPr>
              <w:t>المؤهلات</w:t>
            </w:r>
          </w:p>
        </w:tc>
        <w:tc>
          <w:tcPr>
            <w:tcW w:w="533" w:type="dxa"/>
            <w:shd w:val="clear" w:color="auto" w:fill="FBE4D5" w:themeFill="accent2" w:themeFillTint="33"/>
            <w:vAlign w:val="bottom"/>
          </w:tcPr>
          <w:p w14:paraId="4EC0BD84" w14:textId="7A152485" w:rsidR="00EB1FD6" w:rsidRPr="00F97097" w:rsidRDefault="00EB1FD6" w:rsidP="00F551E5">
            <w:pPr>
              <w:bidi/>
              <w:spacing w:line="276" w:lineRule="auto"/>
              <w:jc w:val="center"/>
              <w:cnfStyle w:val="100000000000" w:firstRow="1" w:lastRow="0" w:firstColumn="0" w:lastColumn="0" w:oddVBand="0" w:evenVBand="0" w:oddHBand="0" w:evenHBand="0" w:firstRowFirstColumn="0" w:firstRowLastColumn="0" w:lastRowFirstColumn="0" w:lastRowLastColumn="0"/>
              <w:rPr>
                <w:b w:val="0"/>
                <w:rtl/>
                <w:lang w:bidi="ar-SA"/>
              </w:rPr>
            </w:pPr>
            <w:r w:rsidRPr="00F97097">
              <w:rPr>
                <w:bCs/>
                <w:rtl/>
                <w:lang w:bidi="ar-SA"/>
              </w:rPr>
              <w:t>العدد</w:t>
            </w:r>
          </w:p>
        </w:tc>
        <w:tc>
          <w:tcPr>
            <w:tcW w:w="1530" w:type="dxa"/>
            <w:shd w:val="clear" w:color="auto" w:fill="FBE4D5" w:themeFill="accent2" w:themeFillTint="33"/>
            <w:vAlign w:val="bottom"/>
          </w:tcPr>
          <w:p w14:paraId="56335727" w14:textId="79EE8712" w:rsidR="00EB1FD6" w:rsidRPr="00F97097" w:rsidRDefault="00EB1FD6" w:rsidP="00F551E5">
            <w:pPr>
              <w:bidi/>
              <w:spacing w:line="276" w:lineRule="auto"/>
              <w:jc w:val="center"/>
              <w:cnfStyle w:val="100000000000" w:firstRow="1" w:lastRow="0" w:firstColumn="0" w:lastColumn="0" w:oddVBand="0" w:evenVBand="0" w:oddHBand="0" w:evenHBand="0" w:firstRowFirstColumn="0" w:firstRowLastColumn="0" w:lastRowFirstColumn="0" w:lastRowLastColumn="0"/>
              <w:rPr>
                <w:b w:val="0"/>
                <w:rtl/>
              </w:rPr>
            </w:pPr>
            <w:r w:rsidRPr="00F97097">
              <w:rPr>
                <w:bCs/>
                <w:rtl/>
                <w:lang w:bidi="ar-SA"/>
              </w:rPr>
              <w:t>الوظيفة</w:t>
            </w:r>
          </w:p>
        </w:tc>
      </w:tr>
      <w:tr w:rsidR="003D0C60" w:rsidRPr="00F97097" w14:paraId="05898C8D" w14:textId="20CA1FB7" w:rsidTr="00EE6D41">
        <w:trPr>
          <w:trHeight w:val="451"/>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16822D3A" w14:textId="2547C757" w:rsidR="00EB1FD6" w:rsidRPr="00F97097" w:rsidRDefault="006C7466" w:rsidP="00F551E5">
            <w:pPr>
              <w:bidi/>
              <w:spacing w:line="276" w:lineRule="auto"/>
              <w:jc w:val="center"/>
            </w:pPr>
            <w:r>
              <w:t>12000</w:t>
            </w:r>
          </w:p>
        </w:tc>
        <w:tc>
          <w:tcPr>
            <w:tcW w:w="1406" w:type="dxa"/>
            <w:vAlign w:val="center"/>
          </w:tcPr>
          <w:p w14:paraId="23E07BCC" w14:textId="3D704EDB" w:rsidR="00EB1FD6" w:rsidRPr="00F97097" w:rsidRDefault="00364E0B"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sidRPr="00F97097">
              <w:rPr>
                <w:rtl/>
                <w:lang w:bidi="ar-SA"/>
              </w:rPr>
              <w:t>3 سنوات</w:t>
            </w:r>
          </w:p>
        </w:tc>
        <w:tc>
          <w:tcPr>
            <w:tcW w:w="2032" w:type="dxa"/>
            <w:vAlign w:val="center"/>
          </w:tcPr>
          <w:p w14:paraId="3CB79979" w14:textId="68247685" w:rsidR="00EB1FD6" w:rsidRPr="00F97097" w:rsidRDefault="00EB1FD6"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sidRPr="00F97097">
              <w:rPr>
                <w:rtl/>
                <w:lang w:bidi="ar-SA"/>
              </w:rPr>
              <w:t>بكالوريوس زراعة</w:t>
            </w:r>
          </w:p>
        </w:tc>
        <w:tc>
          <w:tcPr>
            <w:tcW w:w="533" w:type="dxa"/>
            <w:vAlign w:val="center"/>
          </w:tcPr>
          <w:p w14:paraId="4AE422C8" w14:textId="6EE61587" w:rsidR="00EB1FD6" w:rsidRPr="00F97097" w:rsidRDefault="00EB1FD6"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sidRPr="00F97097">
              <w:t>1</w:t>
            </w:r>
          </w:p>
        </w:tc>
        <w:tc>
          <w:tcPr>
            <w:tcW w:w="1530" w:type="dxa"/>
            <w:vAlign w:val="center"/>
          </w:tcPr>
          <w:p w14:paraId="4858B536" w14:textId="35E26FB4" w:rsidR="00EB1FD6" w:rsidRPr="00F97097" w:rsidRDefault="00EB1FD6"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pPr>
            <w:r w:rsidRPr="00F97097">
              <w:rPr>
                <w:rtl/>
                <w:lang w:bidi="ar-SA"/>
              </w:rPr>
              <w:t>مدير مزرعة</w:t>
            </w:r>
          </w:p>
        </w:tc>
      </w:tr>
      <w:tr w:rsidR="004371B8" w:rsidRPr="00F97097" w14:paraId="62C379C7" w14:textId="77777777" w:rsidTr="00EE6D41">
        <w:trPr>
          <w:trHeight w:val="451"/>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446B4F39" w14:textId="52D21963" w:rsidR="004371B8" w:rsidRDefault="00F551E5" w:rsidP="00F551E5">
            <w:pPr>
              <w:bidi/>
              <w:spacing w:line="276" w:lineRule="auto"/>
              <w:jc w:val="center"/>
              <w:rPr>
                <w:b w:val="0"/>
                <w:bCs/>
                <w:rtl/>
              </w:rPr>
            </w:pPr>
            <w:r>
              <w:rPr>
                <w:rFonts w:hint="cs"/>
                <w:b w:val="0"/>
                <w:bCs/>
                <w:rtl/>
              </w:rPr>
              <w:t>9000</w:t>
            </w:r>
          </w:p>
        </w:tc>
        <w:tc>
          <w:tcPr>
            <w:tcW w:w="1406" w:type="dxa"/>
            <w:vAlign w:val="center"/>
          </w:tcPr>
          <w:p w14:paraId="63CB1838" w14:textId="7D4BA22F" w:rsidR="004371B8"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Pr>
                <w:rFonts w:hint="cs"/>
                <w:rtl/>
                <w:lang w:bidi="ar-SA"/>
              </w:rPr>
              <w:t>حديث</w:t>
            </w:r>
          </w:p>
        </w:tc>
        <w:tc>
          <w:tcPr>
            <w:tcW w:w="2032" w:type="dxa"/>
            <w:vAlign w:val="center"/>
          </w:tcPr>
          <w:p w14:paraId="016D065F" w14:textId="5999F2EA"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sidRPr="00F97097">
              <w:rPr>
                <w:rtl/>
                <w:lang w:bidi="ar-SA"/>
              </w:rPr>
              <w:t>بكالوريوس طب بيطري</w:t>
            </w:r>
          </w:p>
        </w:tc>
        <w:tc>
          <w:tcPr>
            <w:tcW w:w="533" w:type="dxa"/>
            <w:vAlign w:val="center"/>
          </w:tcPr>
          <w:p w14:paraId="4E9A1ED0" w14:textId="696B3EC2" w:rsidR="004371B8"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Pr>
                <w:rFonts w:hint="cs"/>
                <w:b/>
                <w:rtl/>
                <w:lang w:bidi="ar-SA"/>
              </w:rPr>
              <w:t>1</w:t>
            </w:r>
          </w:p>
        </w:tc>
        <w:tc>
          <w:tcPr>
            <w:tcW w:w="1530" w:type="dxa"/>
            <w:vAlign w:val="center"/>
          </w:tcPr>
          <w:p w14:paraId="099CE32A" w14:textId="655A9CC8"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sidRPr="00F97097">
              <w:rPr>
                <w:rtl/>
                <w:lang w:bidi="ar-SA"/>
              </w:rPr>
              <w:t>طبيب بيطري</w:t>
            </w:r>
          </w:p>
        </w:tc>
      </w:tr>
      <w:tr w:rsidR="004371B8" w:rsidRPr="00F97097" w14:paraId="06AC0E63" w14:textId="6B2BC547" w:rsidTr="00EE6D41">
        <w:trPr>
          <w:trHeight w:val="451"/>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117ED681" w14:textId="27390EC1" w:rsidR="004371B8" w:rsidRPr="00DA7841" w:rsidRDefault="004371B8" w:rsidP="00F551E5">
            <w:pPr>
              <w:bidi/>
              <w:spacing w:line="276" w:lineRule="auto"/>
              <w:jc w:val="center"/>
              <w:rPr>
                <w:b w:val="0"/>
                <w:bCs/>
                <w:rtl/>
              </w:rPr>
            </w:pPr>
            <w:r>
              <w:rPr>
                <w:rFonts w:hint="cs"/>
                <w:b w:val="0"/>
                <w:bCs/>
                <w:rtl/>
              </w:rPr>
              <w:t>7000</w:t>
            </w:r>
          </w:p>
        </w:tc>
        <w:tc>
          <w:tcPr>
            <w:tcW w:w="1406" w:type="dxa"/>
            <w:vMerge w:val="restart"/>
            <w:vAlign w:val="center"/>
          </w:tcPr>
          <w:p w14:paraId="2D798B4A" w14:textId="23B5CFEC"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Pr>
                <w:rFonts w:hint="cs"/>
                <w:rtl/>
                <w:lang w:bidi="ar-SA"/>
              </w:rPr>
              <w:t>ادي الخدمة العسكرية</w:t>
            </w:r>
          </w:p>
        </w:tc>
        <w:tc>
          <w:tcPr>
            <w:tcW w:w="2032" w:type="dxa"/>
            <w:vAlign w:val="center"/>
          </w:tcPr>
          <w:p w14:paraId="12235FF2" w14:textId="5B2B76CD"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sidRPr="00F97097">
              <w:rPr>
                <w:rtl/>
                <w:lang w:bidi="ar-SA"/>
              </w:rPr>
              <w:t>خبرة عملية</w:t>
            </w:r>
          </w:p>
        </w:tc>
        <w:tc>
          <w:tcPr>
            <w:tcW w:w="533" w:type="dxa"/>
            <w:vAlign w:val="center"/>
          </w:tcPr>
          <w:p w14:paraId="23DBFB92" w14:textId="5DEB5366"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Pr>
                <w:rFonts w:hint="cs"/>
                <w:rtl/>
                <w:lang w:bidi="ar-SA"/>
              </w:rPr>
              <w:t>5</w:t>
            </w:r>
          </w:p>
        </w:tc>
        <w:tc>
          <w:tcPr>
            <w:tcW w:w="1530" w:type="dxa"/>
            <w:vAlign w:val="center"/>
          </w:tcPr>
          <w:p w14:paraId="4AEEC6D2" w14:textId="00BB1331"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pPr>
            <w:r w:rsidRPr="00F97097">
              <w:rPr>
                <w:rtl/>
                <w:lang w:bidi="ar-SA"/>
              </w:rPr>
              <w:t>عمال رعاية خراف</w:t>
            </w:r>
          </w:p>
        </w:tc>
      </w:tr>
      <w:tr w:rsidR="004371B8" w:rsidRPr="00F97097" w14:paraId="512E9387" w14:textId="08426504" w:rsidTr="00EE6D41">
        <w:trPr>
          <w:trHeight w:val="451"/>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702F30F2" w14:textId="39A751F3" w:rsidR="004371B8" w:rsidRPr="00F97097" w:rsidRDefault="004371B8" w:rsidP="00F551E5">
            <w:pPr>
              <w:bidi/>
              <w:spacing w:line="276" w:lineRule="auto"/>
              <w:jc w:val="center"/>
              <w:rPr>
                <w:rtl/>
                <w:lang w:bidi="ar-SA"/>
              </w:rPr>
            </w:pPr>
            <w:r>
              <w:t>9000</w:t>
            </w:r>
          </w:p>
        </w:tc>
        <w:tc>
          <w:tcPr>
            <w:tcW w:w="1406" w:type="dxa"/>
            <w:vMerge/>
            <w:vAlign w:val="center"/>
          </w:tcPr>
          <w:p w14:paraId="7CA10DF4" w14:textId="77777777"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rPr>
            </w:pPr>
          </w:p>
        </w:tc>
        <w:tc>
          <w:tcPr>
            <w:tcW w:w="2032" w:type="dxa"/>
            <w:vAlign w:val="center"/>
          </w:tcPr>
          <w:p w14:paraId="1D2E0D4E" w14:textId="149A404A"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sidRPr="00F97097">
              <w:rPr>
                <w:rtl/>
                <w:lang w:bidi="ar-SA"/>
              </w:rPr>
              <w:t>بدون مؤهل</w:t>
            </w:r>
          </w:p>
        </w:tc>
        <w:tc>
          <w:tcPr>
            <w:tcW w:w="533" w:type="dxa"/>
            <w:vAlign w:val="center"/>
          </w:tcPr>
          <w:p w14:paraId="24E90360" w14:textId="51669D22"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Pr>
                <w:rFonts w:hint="cs"/>
                <w:rtl/>
                <w:lang w:bidi="ar-SA"/>
              </w:rPr>
              <w:t>1</w:t>
            </w:r>
          </w:p>
        </w:tc>
        <w:tc>
          <w:tcPr>
            <w:tcW w:w="1530" w:type="dxa"/>
            <w:vAlign w:val="center"/>
          </w:tcPr>
          <w:p w14:paraId="78BAFB6D" w14:textId="72E4DFB2"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pPr>
            <w:r>
              <w:rPr>
                <w:rFonts w:hint="cs"/>
                <w:rtl/>
                <w:lang w:bidi="ar-SA"/>
              </w:rPr>
              <w:t>سائق جرار</w:t>
            </w:r>
          </w:p>
        </w:tc>
      </w:tr>
      <w:tr w:rsidR="004371B8" w:rsidRPr="00F97097" w14:paraId="1852F019" w14:textId="6716F765" w:rsidTr="00EE6D41">
        <w:trPr>
          <w:trHeight w:val="451"/>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017614CB" w14:textId="4E92470A" w:rsidR="004371B8" w:rsidRPr="00F97097" w:rsidRDefault="004371B8" w:rsidP="00F551E5">
            <w:pPr>
              <w:bidi/>
              <w:spacing w:line="276" w:lineRule="auto"/>
              <w:jc w:val="center"/>
              <w:rPr>
                <w:rtl/>
                <w:lang w:bidi="ar-SA"/>
              </w:rPr>
            </w:pPr>
            <w:r>
              <w:t>7500</w:t>
            </w:r>
          </w:p>
        </w:tc>
        <w:tc>
          <w:tcPr>
            <w:tcW w:w="1406" w:type="dxa"/>
            <w:vAlign w:val="center"/>
          </w:tcPr>
          <w:p w14:paraId="75A095E2" w14:textId="0E197799"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Pr>
                <w:rFonts w:hint="cs"/>
                <w:rtl/>
                <w:lang w:bidi="ar-SA"/>
              </w:rPr>
              <w:t>صراف/مخزن</w:t>
            </w:r>
          </w:p>
        </w:tc>
        <w:tc>
          <w:tcPr>
            <w:tcW w:w="2032" w:type="dxa"/>
            <w:vAlign w:val="center"/>
          </w:tcPr>
          <w:p w14:paraId="4AE09A36" w14:textId="70EB1AAE"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Pr>
                <w:rFonts w:hint="cs"/>
                <w:rtl/>
                <w:lang w:bidi="ar-SA"/>
              </w:rPr>
              <w:t>دبلوم/بكالوريوس تجارة</w:t>
            </w:r>
          </w:p>
        </w:tc>
        <w:tc>
          <w:tcPr>
            <w:tcW w:w="533" w:type="dxa"/>
            <w:vAlign w:val="center"/>
          </w:tcPr>
          <w:p w14:paraId="01A4A956" w14:textId="5786A257"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rPr>
                <w:rtl/>
                <w:lang w:bidi="ar-SA"/>
              </w:rPr>
            </w:pPr>
            <w:r>
              <w:rPr>
                <w:rFonts w:hint="cs"/>
                <w:rtl/>
                <w:lang w:bidi="ar-SA"/>
              </w:rPr>
              <w:t>1</w:t>
            </w:r>
          </w:p>
        </w:tc>
        <w:tc>
          <w:tcPr>
            <w:tcW w:w="1530" w:type="dxa"/>
            <w:vAlign w:val="center"/>
          </w:tcPr>
          <w:p w14:paraId="449CA3AE" w14:textId="52539708" w:rsidR="004371B8" w:rsidRPr="00F97097" w:rsidRDefault="004371B8" w:rsidP="00F551E5">
            <w:pPr>
              <w:bidi/>
              <w:spacing w:line="276" w:lineRule="auto"/>
              <w:jc w:val="center"/>
              <w:cnfStyle w:val="000000000000" w:firstRow="0" w:lastRow="0" w:firstColumn="0" w:lastColumn="0" w:oddVBand="0" w:evenVBand="0" w:oddHBand="0" w:evenHBand="0" w:firstRowFirstColumn="0" w:firstRowLastColumn="0" w:lastRowFirstColumn="0" w:lastRowLastColumn="0"/>
            </w:pPr>
            <w:r w:rsidRPr="00F97097">
              <w:rPr>
                <w:rtl/>
                <w:lang w:bidi="ar-SA"/>
              </w:rPr>
              <w:t xml:space="preserve">موظف </w:t>
            </w:r>
            <w:r>
              <w:rPr>
                <w:rFonts w:hint="cs"/>
                <w:rtl/>
                <w:lang w:bidi="ar-SA"/>
              </w:rPr>
              <w:t>اداري</w:t>
            </w:r>
          </w:p>
        </w:tc>
      </w:tr>
    </w:tbl>
    <w:p w14:paraId="467E2C4D" w14:textId="48F7F698" w:rsidR="00F97097" w:rsidRPr="00F97097" w:rsidRDefault="00F97097" w:rsidP="00073586">
      <w:pPr>
        <w:pStyle w:val="Heading2"/>
        <w:bidi/>
      </w:pPr>
      <w:bookmarkStart w:id="27" w:name="_Toc206495850"/>
      <w:r w:rsidRPr="00F97097">
        <w:rPr>
          <w:rtl/>
          <w:lang w:bidi="ar-SA"/>
        </w:rPr>
        <w:lastRenderedPageBreak/>
        <w:t>المواد الخام والمستلزمات</w:t>
      </w:r>
      <w:bookmarkEnd w:id="27"/>
    </w:p>
    <w:p w14:paraId="71765CE3" w14:textId="583D9546" w:rsidR="00F97097" w:rsidRPr="00F97097" w:rsidRDefault="00F97097" w:rsidP="00073586">
      <w:pPr>
        <w:pStyle w:val="NoSpacing"/>
        <w:numPr>
          <w:ilvl w:val="0"/>
          <w:numId w:val="35"/>
        </w:numPr>
        <w:bidi/>
        <w:rPr>
          <w:lang w:bidi="ar-EG"/>
        </w:rPr>
      </w:pPr>
      <w:r w:rsidRPr="00F97097">
        <w:rPr>
          <w:rtl/>
        </w:rPr>
        <w:t>خراف صغيرة</w:t>
      </w:r>
      <w:r w:rsidR="00792703" w:rsidRPr="00792703">
        <w:rPr>
          <w:rtl/>
        </w:rPr>
        <w:t xml:space="preserve"> </w:t>
      </w:r>
      <w:r w:rsidR="00792703" w:rsidRPr="00F97097">
        <w:rPr>
          <w:rtl/>
        </w:rPr>
        <w:t>أعمار</w:t>
      </w:r>
      <w:r w:rsidRPr="00F97097">
        <w:rPr>
          <w:rtl/>
        </w:rPr>
        <w:t xml:space="preserve"> (</w:t>
      </w:r>
      <w:r w:rsidR="008B6F56">
        <w:rPr>
          <w:rFonts w:hint="cs"/>
          <w:rtl/>
        </w:rPr>
        <w:t>6-8</w:t>
      </w:r>
      <w:r w:rsidRPr="00F97097">
        <w:rPr>
          <w:rtl/>
        </w:rPr>
        <w:t xml:space="preserve"> شهور</w:t>
      </w:r>
      <w:r w:rsidR="00792703">
        <w:rPr>
          <w:rFonts w:hint="cs"/>
          <w:rtl/>
        </w:rPr>
        <w:t>)</w:t>
      </w:r>
      <w:r w:rsidR="00712101">
        <w:rPr>
          <w:rFonts w:hint="cs"/>
          <w:rtl/>
        </w:rPr>
        <w:t xml:space="preserve">بوزن </w:t>
      </w:r>
      <w:r w:rsidR="00792703">
        <w:rPr>
          <w:rFonts w:hint="cs"/>
          <w:rtl/>
        </w:rPr>
        <w:t>(</w:t>
      </w:r>
      <w:r w:rsidR="00712101">
        <w:rPr>
          <w:rFonts w:hint="cs"/>
          <w:rtl/>
        </w:rPr>
        <w:t>35-40كج</w:t>
      </w:r>
      <w:r w:rsidRPr="00F97097">
        <w:rPr>
          <w:rtl/>
        </w:rPr>
        <w:t xml:space="preserve">) </w:t>
      </w:r>
    </w:p>
    <w:p w14:paraId="64D66547" w14:textId="013548F3" w:rsidR="00F97097" w:rsidRPr="00F97097" w:rsidRDefault="00F97097" w:rsidP="008B6F56">
      <w:pPr>
        <w:pStyle w:val="NoSpacing"/>
        <w:numPr>
          <w:ilvl w:val="0"/>
          <w:numId w:val="35"/>
        </w:numPr>
        <w:bidi/>
        <w:rPr>
          <w:lang w:bidi="ar-EG"/>
        </w:rPr>
      </w:pPr>
      <w:r w:rsidRPr="00F97097">
        <w:rPr>
          <w:rtl/>
        </w:rPr>
        <w:t xml:space="preserve">أعلاف مركزة </w:t>
      </w:r>
    </w:p>
    <w:p w14:paraId="0FF83587" w14:textId="77777777" w:rsidR="00F97097" w:rsidRPr="00F97097" w:rsidRDefault="00F97097" w:rsidP="00073586">
      <w:pPr>
        <w:pStyle w:val="NoSpacing"/>
        <w:numPr>
          <w:ilvl w:val="0"/>
          <w:numId w:val="35"/>
        </w:numPr>
        <w:bidi/>
        <w:rPr>
          <w:lang w:bidi="ar-EG"/>
        </w:rPr>
      </w:pPr>
      <w:r w:rsidRPr="00F97097">
        <w:rPr>
          <w:rtl/>
        </w:rPr>
        <w:t>أدوية ومطهرات بيطرية</w:t>
      </w:r>
    </w:p>
    <w:p w14:paraId="402A42A0" w14:textId="3921AC43" w:rsidR="00F97097" w:rsidRPr="00F97097" w:rsidRDefault="0070578C" w:rsidP="00073586">
      <w:pPr>
        <w:pStyle w:val="NoSpacing"/>
        <w:numPr>
          <w:ilvl w:val="0"/>
          <w:numId w:val="35"/>
        </w:numPr>
        <w:bidi/>
        <w:rPr>
          <w:lang w:bidi="ar-EG"/>
        </w:rPr>
      </w:pPr>
      <w:r>
        <w:rPr>
          <w:rFonts w:hint="cs"/>
          <w:rtl/>
        </w:rPr>
        <w:t xml:space="preserve">قش رز </w:t>
      </w:r>
      <w:r w:rsidR="00792703">
        <w:rPr>
          <w:rFonts w:hint="cs"/>
          <w:rtl/>
          <w:lang w:bidi="ar-EG"/>
        </w:rPr>
        <w:t xml:space="preserve">التوريد </w:t>
      </w:r>
      <w:r w:rsidR="00F916AF">
        <w:rPr>
          <w:rFonts w:hint="cs"/>
          <w:rtl/>
          <w:lang w:bidi="ar-EG"/>
        </w:rPr>
        <w:t>(</w:t>
      </w:r>
      <w:r w:rsidR="00792703">
        <w:rPr>
          <w:rFonts w:hint="cs"/>
          <w:rtl/>
          <w:lang w:bidi="ar-EG"/>
        </w:rPr>
        <w:t>سبتمبر-اكتوبر)</w:t>
      </w:r>
      <w:r w:rsidR="006224E2">
        <w:rPr>
          <w:rFonts w:hint="cs"/>
          <w:rtl/>
          <w:lang w:bidi="ar-EG"/>
        </w:rPr>
        <w:t xml:space="preserve"> </w:t>
      </w:r>
    </w:p>
    <w:p w14:paraId="4167876B" w14:textId="0E70C8E9" w:rsidR="00F97097" w:rsidRPr="00F97097" w:rsidRDefault="00F97097" w:rsidP="00073586">
      <w:pPr>
        <w:pStyle w:val="Heading2"/>
        <w:bidi/>
      </w:pPr>
      <w:bookmarkStart w:id="28" w:name="_Toc206495851"/>
      <w:r w:rsidRPr="00F97097">
        <w:rPr>
          <w:rtl/>
          <w:lang w:bidi="ar-SA"/>
        </w:rPr>
        <w:t>التقييم البيئي</w:t>
      </w:r>
      <w:bookmarkEnd w:id="28"/>
    </w:p>
    <w:p w14:paraId="3BC2F4E7" w14:textId="77777777" w:rsidR="00F97097" w:rsidRPr="00F97097" w:rsidRDefault="00F97097" w:rsidP="000243AD">
      <w:pPr>
        <w:pStyle w:val="NoSpacing"/>
        <w:numPr>
          <w:ilvl w:val="0"/>
          <w:numId w:val="36"/>
        </w:numPr>
        <w:bidi/>
        <w:rPr>
          <w:lang w:bidi="ar-EG"/>
        </w:rPr>
      </w:pPr>
      <w:r w:rsidRPr="00F97097">
        <w:rPr>
          <w:rtl/>
        </w:rPr>
        <w:t>تدوير المخلفات العضوية (استخدام الروث كسماد طبيعي)</w:t>
      </w:r>
    </w:p>
    <w:p w14:paraId="413A2460" w14:textId="77777777" w:rsidR="00F97097" w:rsidRPr="00F97097" w:rsidRDefault="00F97097" w:rsidP="000243AD">
      <w:pPr>
        <w:pStyle w:val="NoSpacing"/>
        <w:numPr>
          <w:ilvl w:val="0"/>
          <w:numId w:val="36"/>
        </w:numPr>
        <w:bidi/>
        <w:rPr>
          <w:lang w:bidi="ar-EG"/>
        </w:rPr>
      </w:pPr>
      <w:r w:rsidRPr="00F97097">
        <w:rPr>
          <w:rtl/>
        </w:rPr>
        <w:t>التقليل من مخاطر التلوث (تصريف المياه بعناية، التخلص الآمن من المخلفات الحيوانية)</w:t>
      </w:r>
    </w:p>
    <w:p w14:paraId="6E924446" w14:textId="77777777" w:rsidR="00F97097" w:rsidRPr="00F97097" w:rsidRDefault="00F97097" w:rsidP="000243AD">
      <w:pPr>
        <w:pStyle w:val="NoSpacing"/>
        <w:numPr>
          <w:ilvl w:val="0"/>
          <w:numId w:val="36"/>
        </w:numPr>
        <w:bidi/>
        <w:rPr>
          <w:lang w:bidi="ar-EG"/>
        </w:rPr>
      </w:pPr>
      <w:r w:rsidRPr="00F97097">
        <w:rPr>
          <w:rtl/>
        </w:rPr>
        <w:t>الالتزام بمعايير الصحة والسلامة للحيوانات والعاملين</w:t>
      </w:r>
    </w:p>
    <w:p w14:paraId="7C52239E" w14:textId="77777777" w:rsidR="00F97097" w:rsidRPr="00F97097" w:rsidRDefault="00F97097" w:rsidP="000243AD">
      <w:pPr>
        <w:pStyle w:val="NoSpacing"/>
        <w:numPr>
          <w:ilvl w:val="0"/>
          <w:numId w:val="36"/>
        </w:numPr>
        <w:bidi/>
        <w:rPr>
          <w:lang w:bidi="ar-EG"/>
        </w:rPr>
      </w:pPr>
      <w:r w:rsidRPr="00F97097">
        <w:rPr>
          <w:rtl/>
        </w:rPr>
        <w:t>المسافة الآمنة عن المجتمعات السكنية</w:t>
      </w:r>
    </w:p>
    <w:p w14:paraId="531A3BF7" w14:textId="77777777" w:rsidR="000243AD" w:rsidRDefault="000243AD" w:rsidP="00073586">
      <w:pPr>
        <w:pStyle w:val="Heading2"/>
        <w:bidi/>
        <w:rPr>
          <w:rtl/>
          <w:lang w:bidi="ar-SA"/>
        </w:rPr>
      </w:pPr>
    </w:p>
    <w:p w14:paraId="3EA008CB" w14:textId="77777777" w:rsidR="000243AD" w:rsidRPr="000243AD" w:rsidRDefault="000243AD" w:rsidP="000243AD">
      <w:pPr>
        <w:bidi/>
        <w:rPr>
          <w:rtl/>
          <w:lang w:bidi="ar-SA"/>
        </w:rPr>
      </w:pPr>
    </w:p>
    <w:p w14:paraId="762D5DB4" w14:textId="073D3B57" w:rsidR="00F97097" w:rsidRPr="00F97097" w:rsidRDefault="00F97097" w:rsidP="000243AD">
      <w:pPr>
        <w:pStyle w:val="Heading2"/>
        <w:bidi/>
      </w:pPr>
      <w:bookmarkStart w:id="29" w:name="_Toc206495852"/>
      <w:r w:rsidRPr="00F97097">
        <w:rPr>
          <w:rtl/>
          <w:lang w:bidi="ar-SA"/>
        </w:rPr>
        <w:t>تقدير العمر الاقتصادي للمشروع</w:t>
      </w:r>
      <w:bookmarkEnd w:id="29"/>
    </w:p>
    <w:p w14:paraId="4570C597" w14:textId="77777777" w:rsidR="00F97097" w:rsidRPr="00F97097" w:rsidRDefault="00F97097" w:rsidP="00F97097">
      <w:pPr>
        <w:numPr>
          <w:ilvl w:val="0"/>
          <w:numId w:val="30"/>
        </w:numPr>
        <w:bidi/>
        <w:spacing w:line="276" w:lineRule="auto"/>
      </w:pPr>
      <w:r w:rsidRPr="00F97097">
        <w:rPr>
          <w:b/>
          <w:rtl/>
          <w:lang w:bidi="ar-SA"/>
        </w:rPr>
        <w:t>العمر الفني للمعدات</w:t>
      </w:r>
      <w:r w:rsidRPr="00F97097">
        <w:rPr>
          <w:b/>
        </w:rPr>
        <w:t>:</w:t>
      </w:r>
      <w:r w:rsidRPr="00F97097">
        <w:br/>
        <w:t xml:space="preserve">5-7 </w:t>
      </w:r>
      <w:r w:rsidRPr="00F97097">
        <w:rPr>
          <w:rtl/>
          <w:lang w:bidi="ar-SA"/>
        </w:rPr>
        <w:t>سنوات حسب أساليب الصيانة</w:t>
      </w:r>
    </w:p>
    <w:p w14:paraId="12590DCC" w14:textId="77777777" w:rsidR="00F97097" w:rsidRPr="00F97097" w:rsidRDefault="00F97097" w:rsidP="00F97097">
      <w:pPr>
        <w:numPr>
          <w:ilvl w:val="0"/>
          <w:numId w:val="30"/>
        </w:numPr>
        <w:bidi/>
        <w:spacing w:line="276" w:lineRule="auto"/>
      </w:pPr>
      <w:r w:rsidRPr="00F97097">
        <w:rPr>
          <w:b/>
          <w:rtl/>
          <w:lang w:bidi="ar-SA"/>
        </w:rPr>
        <w:t>العمر الاقتصادي للمشروع</w:t>
      </w:r>
      <w:r w:rsidRPr="00F97097">
        <w:rPr>
          <w:b/>
        </w:rPr>
        <w:t>:</w:t>
      </w:r>
      <w:r w:rsidRPr="00F97097">
        <w:br/>
        <w:t xml:space="preserve">10-15 </w:t>
      </w:r>
      <w:r w:rsidRPr="00F97097">
        <w:rPr>
          <w:rtl/>
          <w:lang w:bidi="ar-SA"/>
        </w:rPr>
        <w:t>سنة مع التحديث الدوري للقطيع وتطوير أساليب التربية</w:t>
      </w:r>
    </w:p>
    <w:p w14:paraId="26935334" w14:textId="77777777" w:rsidR="000243AD" w:rsidRDefault="00F97097" w:rsidP="000243AD">
      <w:pPr>
        <w:pStyle w:val="Heading3"/>
        <w:bidi/>
        <w:rPr>
          <w:rtl/>
        </w:rPr>
      </w:pPr>
      <w:bookmarkStart w:id="30" w:name="_Toc206495853"/>
      <w:r w:rsidRPr="00F97097">
        <w:rPr>
          <w:b/>
          <w:bCs/>
          <w:rtl/>
          <w:lang w:bidi="ar-SA"/>
        </w:rPr>
        <w:t>ملخص</w:t>
      </w:r>
      <w:r w:rsidRPr="00F97097">
        <w:rPr>
          <w:b/>
          <w:bCs/>
        </w:rPr>
        <w:t>:</w:t>
      </w:r>
      <w:bookmarkEnd w:id="30"/>
    </w:p>
    <w:p w14:paraId="7D72F9B6" w14:textId="5BA45CF8" w:rsidR="00F97097" w:rsidRPr="002D2A23" w:rsidRDefault="00F97097" w:rsidP="002D2A23">
      <w:pPr>
        <w:pStyle w:val="NoSpacing"/>
        <w:bidi/>
      </w:pPr>
      <w:r w:rsidRPr="002D2A23">
        <w:rPr>
          <w:lang w:bidi="ar-EG"/>
        </w:rPr>
        <w:br/>
      </w:r>
      <w:r w:rsidR="002D2A23" w:rsidRPr="002D2A23">
        <w:rPr>
          <w:rStyle w:val="IntenseReference"/>
          <w:b w:val="0"/>
          <w:bCs/>
          <w:smallCaps w:val="0"/>
          <w:u w:val="none"/>
          <w:rtl/>
        </w:rPr>
        <w:t>تركز الدراسة الفنية على بناء وحدة إنتاج لحوم خراف متطورة قادرة على تقديم منتج عالي الجودة للسوق، مع ضمان الاستدامة البيئية والصحية وكفاءة التشغيل وتوافر الخبرات والكوادر المتخصصة. كما تعتمد على حلول تقنية حديثة وإدارة فعالة لتقليل الفاقد والتكاليف.</w:t>
      </w:r>
    </w:p>
    <w:p w14:paraId="72655D6C" w14:textId="666E3109" w:rsidR="00CB4F3F" w:rsidRDefault="00B65FBB" w:rsidP="00CB4F3F">
      <w:pPr>
        <w:bidi/>
        <w:rPr>
          <w:rtl/>
        </w:rPr>
      </w:pPr>
      <w:r>
        <w:rPr>
          <w:noProof/>
        </w:rPr>
        <w:lastRenderedPageBreak/>
        <w:drawing>
          <wp:inline distT="0" distB="0" distL="0" distR="0" wp14:anchorId="17DE2DBD" wp14:editId="2AFA7BDA">
            <wp:extent cx="2780030" cy="2011680"/>
            <wp:effectExtent l="0" t="0" r="1270" b="7620"/>
            <wp:docPr id="1257767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0030" cy="2011680"/>
                    </a:xfrm>
                    <a:prstGeom prst="rect">
                      <a:avLst/>
                    </a:prstGeom>
                    <a:noFill/>
                  </pic:spPr>
                </pic:pic>
              </a:graphicData>
            </a:graphic>
          </wp:inline>
        </w:drawing>
      </w:r>
    </w:p>
    <w:p w14:paraId="697685C2" w14:textId="77777777" w:rsidR="005E5338" w:rsidRDefault="005E5338" w:rsidP="005E5338">
      <w:pPr>
        <w:bidi/>
        <w:rPr>
          <w:rtl/>
        </w:rPr>
      </w:pPr>
    </w:p>
    <w:p w14:paraId="3D054DCE" w14:textId="77777777" w:rsidR="005E5338" w:rsidRDefault="005E5338" w:rsidP="005E5338">
      <w:pPr>
        <w:bidi/>
        <w:rPr>
          <w:rtl/>
        </w:rPr>
      </w:pPr>
    </w:p>
    <w:p w14:paraId="3A3646BC" w14:textId="77777777" w:rsidR="005E5338" w:rsidRDefault="005E5338" w:rsidP="005E5338">
      <w:pPr>
        <w:bidi/>
        <w:rPr>
          <w:rtl/>
        </w:rPr>
      </w:pPr>
    </w:p>
    <w:p w14:paraId="0F2E1FA4" w14:textId="77777777" w:rsidR="005E5338" w:rsidRDefault="005E5338" w:rsidP="005E5338">
      <w:pPr>
        <w:bidi/>
        <w:rPr>
          <w:rtl/>
        </w:rPr>
      </w:pPr>
    </w:p>
    <w:p w14:paraId="1B2896A5" w14:textId="77777777" w:rsidR="005E5338" w:rsidRDefault="005E5338" w:rsidP="005E5338">
      <w:pPr>
        <w:bidi/>
        <w:rPr>
          <w:rtl/>
        </w:rPr>
      </w:pPr>
    </w:p>
    <w:p w14:paraId="3D11506B" w14:textId="77777777" w:rsidR="005E5338" w:rsidRDefault="005E5338" w:rsidP="005E5338">
      <w:pPr>
        <w:bidi/>
        <w:rPr>
          <w:rtl/>
        </w:rPr>
      </w:pPr>
    </w:p>
    <w:p w14:paraId="27DD0D2C" w14:textId="77777777" w:rsidR="005E5338" w:rsidRDefault="005E5338" w:rsidP="005E5338">
      <w:pPr>
        <w:bidi/>
        <w:rPr>
          <w:rtl/>
        </w:rPr>
      </w:pPr>
    </w:p>
    <w:p w14:paraId="02F49751" w14:textId="77777777" w:rsidR="005E5338" w:rsidRDefault="005E5338" w:rsidP="005E5338">
      <w:pPr>
        <w:bidi/>
        <w:rPr>
          <w:rtl/>
        </w:rPr>
      </w:pPr>
    </w:p>
    <w:p w14:paraId="2FD54FBC" w14:textId="77777777" w:rsidR="005E5338" w:rsidRDefault="005E5338" w:rsidP="005E5338">
      <w:pPr>
        <w:bidi/>
        <w:rPr>
          <w:rtl/>
        </w:rPr>
      </w:pPr>
    </w:p>
    <w:p w14:paraId="39F0E2F7" w14:textId="77777777" w:rsidR="005E5338" w:rsidRDefault="005E5338" w:rsidP="005E5338">
      <w:pPr>
        <w:bidi/>
        <w:rPr>
          <w:rtl/>
        </w:rPr>
      </w:pPr>
    </w:p>
    <w:p w14:paraId="61DC9248" w14:textId="77777777" w:rsidR="00B65FBB" w:rsidRDefault="00B65FBB" w:rsidP="00B65FBB">
      <w:pPr>
        <w:bidi/>
        <w:rPr>
          <w:rtl/>
        </w:rPr>
      </w:pPr>
    </w:p>
    <w:p w14:paraId="58574040" w14:textId="77777777" w:rsidR="00B65FBB" w:rsidRDefault="00B65FBB" w:rsidP="00B65FBB">
      <w:pPr>
        <w:bidi/>
        <w:rPr>
          <w:rtl/>
        </w:rPr>
      </w:pPr>
    </w:p>
    <w:p w14:paraId="4F14A1A3" w14:textId="77777777" w:rsidR="00B65FBB" w:rsidRDefault="00B65FBB" w:rsidP="00B65FBB">
      <w:pPr>
        <w:bidi/>
        <w:rPr>
          <w:rtl/>
        </w:rPr>
      </w:pPr>
    </w:p>
    <w:p w14:paraId="5476FFD1" w14:textId="77777777" w:rsidR="005E5338" w:rsidRDefault="005E5338" w:rsidP="005E5338">
      <w:pPr>
        <w:bidi/>
        <w:rPr>
          <w:rtl/>
        </w:rPr>
      </w:pPr>
    </w:p>
    <w:p w14:paraId="735E4275" w14:textId="693FED14" w:rsidR="005E5338" w:rsidRPr="005E5338" w:rsidRDefault="005E5338" w:rsidP="005E5338">
      <w:pPr>
        <w:pStyle w:val="Heading1"/>
        <w:bidi/>
      </w:pPr>
      <w:bookmarkStart w:id="31" w:name="_Toc206495854"/>
      <w:r w:rsidRPr="005E5338">
        <w:rPr>
          <w:rtl/>
          <w:lang w:bidi="ar-SA"/>
        </w:rPr>
        <w:lastRenderedPageBreak/>
        <w:t>الدراسة القانونية</w:t>
      </w:r>
      <w:bookmarkEnd w:id="31"/>
    </w:p>
    <w:p w14:paraId="547804CC" w14:textId="77777777" w:rsidR="002D2A23" w:rsidRDefault="005E5338" w:rsidP="002D2A23">
      <w:pPr>
        <w:bidi/>
        <w:rPr>
          <w:rtl/>
        </w:rPr>
      </w:pPr>
      <w:r w:rsidRPr="005E5338">
        <w:rPr>
          <w:rtl/>
          <w:lang w:bidi="ar-SA"/>
        </w:rPr>
        <w:t>تهدف الدراسة القانونية إلى فحص جميع الجوانب القانونية المتعلقة بالمشروع</w:t>
      </w:r>
      <w:r w:rsidRPr="005E5338">
        <w:t>:</w:t>
      </w:r>
    </w:p>
    <w:p w14:paraId="6764A8E9" w14:textId="74FE2255" w:rsidR="005E5338" w:rsidRPr="005E5338" w:rsidRDefault="005E5338" w:rsidP="002D2A23">
      <w:pPr>
        <w:pStyle w:val="Heading2"/>
        <w:bidi/>
      </w:pPr>
      <w:bookmarkStart w:id="32" w:name="_Toc206495855"/>
      <w:r w:rsidRPr="005E5338">
        <w:rPr>
          <w:rtl/>
          <w:lang w:bidi="ar-SA"/>
        </w:rPr>
        <w:t>الامتثال للقوانين واللوائح</w:t>
      </w:r>
      <w:bookmarkEnd w:id="32"/>
    </w:p>
    <w:p w14:paraId="5FAF1F12" w14:textId="43BAAE57" w:rsidR="00503F0B" w:rsidRPr="005E5338" w:rsidRDefault="00C45EC5" w:rsidP="00C45EC5">
      <w:pPr>
        <w:numPr>
          <w:ilvl w:val="0"/>
          <w:numId w:val="37"/>
        </w:numPr>
        <w:bidi/>
      </w:pPr>
      <w:r>
        <w:rPr>
          <w:rFonts w:hint="cs"/>
          <w:rtl/>
          <w:lang w:bidi="ar-SA"/>
        </w:rPr>
        <w:t>استخراج</w:t>
      </w:r>
      <w:r w:rsidR="005E5338" w:rsidRPr="005E5338">
        <w:rPr>
          <w:rtl/>
          <w:lang w:bidi="ar-SA"/>
        </w:rPr>
        <w:t xml:space="preserve"> التراخيص والتصاريح المطلوبة</w:t>
      </w:r>
    </w:p>
    <w:p w14:paraId="0742A802" w14:textId="77777777" w:rsidR="00C45EC5" w:rsidRDefault="005E5338" w:rsidP="005C0D7F">
      <w:pPr>
        <w:numPr>
          <w:ilvl w:val="0"/>
          <w:numId w:val="37"/>
        </w:numPr>
        <w:bidi/>
      </w:pPr>
      <w:r w:rsidRPr="005E5338">
        <w:rPr>
          <w:rtl/>
          <w:lang w:bidi="ar-SA"/>
        </w:rPr>
        <w:t>دراسة القوانين الضريبية والعمالي</w:t>
      </w:r>
      <w:r>
        <w:rPr>
          <w:rFonts w:hint="cs"/>
          <w:rtl/>
        </w:rPr>
        <w:t>ة</w:t>
      </w:r>
      <w:bookmarkStart w:id="33" w:name="_Toc206495856"/>
      <w:r w:rsidR="00C45EC5">
        <w:rPr>
          <w:rFonts w:hint="cs"/>
          <w:rtl/>
        </w:rPr>
        <w:t>.</w:t>
      </w:r>
    </w:p>
    <w:p w14:paraId="55EEF094" w14:textId="32A88D54" w:rsidR="005E5338" w:rsidRPr="005E5338" w:rsidRDefault="005E5338" w:rsidP="00C45EC5">
      <w:pPr>
        <w:numPr>
          <w:ilvl w:val="0"/>
          <w:numId w:val="37"/>
        </w:numPr>
        <w:bidi/>
      </w:pPr>
      <w:r w:rsidRPr="005E5338">
        <w:rPr>
          <w:rtl/>
          <w:lang w:bidi="ar-SA"/>
        </w:rPr>
        <w:t>تحديد الشكل القانوني للمشروع</w:t>
      </w:r>
      <w:bookmarkEnd w:id="33"/>
    </w:p>
    <w:p w14:paraId="5BFADD9D" w14:textId="215BCA04" w:rsidR="005E5338" w:rsidRPr="005E5338" w:rsidRDefault="005E5338" w:rsidP="00C45EC5">
      <w:pPr>
        <w:bidi/>
      </w:pPr>
      <w:r w:rsidRPr="005E5338">
        <w:rPr>
          <w:rtl/>
          <w:lang w:bidi="ar-SA"/>
        </w:rPr>
        <w:t xml:space="preserve">اختيار الهيكل القانوني المناسب </w:t>
      </w:r>
    </w:p>
    <w:p w14:paraId="4214C526" w14:textId="4F825FB5" w:rsidR="005E5338" w:rsidRPr="005E5338" w:rsidRDefault="005E5338" w:rsidP="005E5338">
      <w:pPr>
        <w:numPr>
          <w:ilvl w:val="0"/>
          <w:numId w:val="38"/>
        </w:numPr>
        <w:bidi/>
      </w:pPr>
      <w:r w:rsidRPr="005E5338">
        <w:rPr>
          <w:rtl/>
          <w:lang w:bidi="ar-SA"/>
        </w:rPr>
        <w:t>الشركة ذات المسؤولية المحدودة</w:t>
      </w:r>
    </w:p>
    <w:p w14:paraId="31DC18F9" w14:textId="5B17A5FD" w:rsidR="005E5338" w:rsidRPr="005E5338" w:rsidRDefault="005E5338" w:rsidP="002D2A23">
      <w:pPr>
        <w:pStyle w:val="Heading2"/>
        <w:bidi/>
      </w:pPr>
      <w:bookmarkStart w:id="34" w:name="_Toc206495857"/>
      <w:r w:rsidRPr="005E5338">
        <w:rPr>
          <w:rtl/>
          <w:lang w:bidi="ar-SA"/>
        </w:rPr>
        <w:t>حماية الحقوق والملكية الفكرية</w:t>
      </w:r>
      <w:bookmarkEnd w:id="34"/>
    </w:p>
    <w:p w14:paraId="63B6DDF3" w14:textId="77777777" w:rsidR="005E5338" w:rsidRPr="005E5338" w:rsidRDefault="005E5338" w:rsidP="005E5338">
      <w:pPr>
        <w:numPr>
          <w:ilvl w:val="0"/>
          <w:numId w:val="39"/>
        </w:numPr>
        <w:bidi/>
      </w:pPr>
      <w:r w:rsidRPr="005E5338">
        <w:rPr>
          <w:rtl/>
          <w:lang w:bidi="ar-SA"/>
        </w:rPr>
        <w:t>تسجيل العلامات التجارية</w:t>
      </w:r>
    </w:p>
    <w:p w14:paraId="1FFE94FF" w14:textId="77777777" w:rsidR="005E5338" w:rsidRDefault="005E5338" w:rsidP="005E5338">
      <w:pPr>
        <w:bidi/>
        <w:rPr>
          <w:rtl/>
        </w:rPr>
      </w:pPr>
    </w:p>
    <w:p w14:paraId="0CBC9A51" w14:textId="77777777" w:rsidR="005E5338" w:rsidRDefault="005E5338" w:rsidP="005E5338">
      <w:pPr>
        <w:bidi/>
        <w:rPr>
          <w:rtl/>
        </w:rPr>
      </w:pPr>
    </w:p>
    <w:p w14:paraId="49B41594" w14:textId="77777777" w:rsidR="005E5338" w:rsidRDefault="005E5338" w:rsidP="005E5338">
      <w:pPr>
        <w:bidi/>
        <w:rPr>
          <w:rtl/>
        </w:rPr>
      </w:pPr>
    </w:p>
    <w:p w14:paraId="25490571" w14:textId="77777777" w:rsidR="005E5338" w:rsidRDefault="005E5338" w:rsidP="005E5338">
      <w:pPr>
        <w:bidi/>
        <w:rPr>
          <w:rtl/>
        </w:rPr>
      </w:pPr>
    </w:p>
    <w:p w14:paraId="47C85341" w14:textId="77777777" w:rsidR="005E5338" w:rsidRDefault="005E5338" w:rsidP="005E5338">
      <w:pPr>
        <w:bidi/>
        <w:rPr>
          <w:rtl/>
        </w:rPr>
      </w:pPr>
    </w:p>
    <w:p w14:paraId="7B757800" w14:textId="77777777" w:rsidR="005E5338" w:rsidRDefault="005E5338" w:rsidP="005E5338">
      <w:pPr>
        <w:bidi/>
        <w:rPr>
          <w:rtl/>
        </w:rPr>
      </w:pPr>
    </w:p>
    <w:p w14:paraId="0AA9F6C8" w14:textId="77777777" w:rsidR="005E5338" w:rsidRDefault="005E5338" w:rsidP="005E5338">
      <w:pPr>
        <w:bidi/>
        <w:rPr>
          <w:rtl/>
        </w:rPr>
      </w:pPr>
    </w:p>
    <w:p w14:paraId="363588FA" w14:textId="77777777" w:rsidR="005E5338" w:rsidRDefault="005E5338" w:rsidP="005E5338">
      <w:pPr>
        <w:bidi/>
        <w:rPr>
          <w:rtl/>
        </w:rPr>
      </w:pPr>
    </w:p>
    <w:p w14:paraId="0107E538" w14:textId="77777777" w:rsidR="005E5338" w:rsidRDefault="005E5338" w:rsidP="005E5338">
      <w:pPr>
        <w:bidi/>
        <w:rPr>
          <w:rtl/>
        </w:rPr>
      </w:pPr>
    </w:p>
    <w:p w14:paraId="5C53CA81" w14:textId="3BF88D8B" w:rsidR="005E5338" w:rsidRDefault="004536F9" w:rsidP="004536F9">
      <w:pPr>
        <w:pStyle w:val="Heading2"/>
        <w:bidi/>
        <w:rPr>
          <w:rtl/>
        </w:rPr>
      </w:pPr>
      <w:bookmarkStart w:id="35" w:name="_Toc206495858"/>
      <w:r>
        <w:rPr>
          <w:rFonts w:hint="cs"/>
          <w:rtl/>
        </w:rPr>
        <w:lastRenderedPageBreak/>
        <w:t>الدراسة المالية:</w:t>
      </w:r>
      <w:bookmarkEnd w:id="35"/>
    </w:p>
    <w:p w14:paraId="2FDF37A4" w14:textId="4B6F7EAE" w:rsidR="00347F79" w:rsidRPr="00347F79" w:rsidRDefault="00347F79" w:rsidP="00347F79">
      <w:pPr>
        <w:pStyle w:val="Heading3"/>
        <w:bidi/>
        <w:rPr>
          <w:rtl/>
        </w:rPr>
      </w:pPr>
      <w:bookmarkStart w:id="36" w:name="_Toc206495859"/>
      <w:r>
        <w:rPr>
          <w:rFonts w:hint="cs"/>
          <w:rtl/>
        </w:rPr>
        <w:t>مصروفات ماقبل التشغيل:</w:t>
      </w:r>
      <w:bookmarkEnd w:id="36"/>
    </w:p>
    <w:p w14:paraId="1E5AD6D5" w14:textId="2D9977AC" w:rsidR="00CA080F" w:rsidRDefault="007A5052" w:rsidP="00DE1C78">
      <w:pPr>
        <w:pStyle w:val="Heading4"/>
        <w:bidi/>
        <w:rPr>
          <w:rtl/>
        </w:rPr>
      </w:pPr>
      <w:r>
        <w:t>1-الإنشاءات والبنية التحتية "3,127,774"</w:t>
      </w:r>
    </w:p>
    <w:p w14:paraId="7804B72F" w14:textId="6D11CBDA" w:rsidR="008619D6" w:rsidRDefault="008619D6" w:rsidP="008619D6">
      <w:pPr>
        <w:pStyle w:val="ListParagraph"/>
        <w:numPr>
          <w:ilvl w:val="0"/>
          <w:numId w:val="40"/>
        </w:numPr>
        <w:bidi/>
      </w:pPr>
      <w:r>
        <w:rPr>
          <w:rFonts w:hint="cs"/>
          <w:rtl/>
        </w:rPr>
        <w:t>ال</w:t>
      </w:r>
      <w:r w:rsidR="00A71AF3">
        <w:rPr>
          <w:rFonts w:hint="cs"/>
          <w:rtl/>
        </w:rPr>
        <w:t>أعمال المدنية</w:t>
      </w:r>
    </w:p>
    <w:p w14:paraId="7E70096B" w14:textId="571E1EE1" w:rsidR="00B32023" w:rsidRPr="008619D6" w:rsidRDefault="007030C9" w:rsidP="00424AC1">
      <w:pPr>
        <w:pStyle w:val="ListParagraph"/>
        <w:numPr>
          <w:ilvl w:val="0"/>
          <w:numId w:val="40"/>
        </w:numPr>
        <w:bidi/>
        <w:rPr>
          <w:rtl/>
        </w:rPr>
      </w:pPr>
      <w:r>
        <w:rPr>
          <w:rFonts w:hint="cs"/>
          <w:rtl/>
        </w:rPr>
        <w:t xml:space="preserve">الأعمال </w:t>
      </w:r>
      <w:r w:rsidR="00424AC1" w:rsidRPr="00424AC1">
        <w:rPr>
          <w:rFonts w:hint="cs"/>
          <w:rtl/>
          <w:lang w:bidi="ar-SA"/>
        </w:rPr>
        <w:t>الإلكتروميكانيكية</w:t>
      </w:r>
    </w:p>
    <w:tbl>
      <w:tblPr>
        <w:tblStyle w:val="GridTable1Light-Accent2"/>
        <w:tblpPr w:leftFromText="180" w:rightFromText="180" w:vertAnchor="text" w:horzAnchor="margin" w:tblpYSpec="outside"/>
        <w:tblOverlap w:val="never"/>
        <w:tblW w:w="0" w:type="auto"/>
        <w:tblLook w:val="04A0" w:firstRow="1" w:lastRow="0" w:firstColumn="1" w:lastColumn="0" w:noHBand="0" w:noVBand="1"/>
      </w:tblPr>
      <w:tblGrid>
        <w:gridCol w:w="962"/>
        <w:gridCol w:w="3195"/>
        <w:gridCol w:w="346"/>
      </w:tblGrid>
      <w:tr w:rsidR="00B414FE" w:rsidRPr="009066AD" w14:paraId="0FE6B310" w14:textId="77777777" w:rsidTr="00B414FE">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threeDEngrave" w:sz="12" w:space="0" w:color="F4B083" w:themeColor="accent2" w:themeTint="99"/>
              <w:right w:val="nil"/>
            </w:tcBorders>
            <w:vAlign w:val="bottom"/>
          </w:tcPr>
          <w:p w14:paraId="3CA4AC97" w14:textId="77777777" w:rsidR="00B414FE" w:rsidRPr="00FD0A8E" w:rsidRDefault="00B414FE" w:rsidP="00B414FE">
            <w:pPr>
              <w:pStyle w:val="Heading3"/>
              <w:bidi/>
              <w:rPr>
                <w:rFonts w:hint="cs"/>
                <w:rtl/>
              </w:rPr>
            </w:pPr>
            <w:bookmarkStart w:id="37" w:name="_Toc206495860"/>
            <w:r w:rsidRPr="00FD0A8E">
              <w:rPr>
                <w:rFonts w:hint="cs"/>
                <w:rtl/>
              </w:rPr>
              <w:t>التكلفة</w:t>
            </w:r>
            <w:bookmarkEnd w:id="37"/>
          </w:p>
        </w:tc>
        <w:tc>
          <w:tcPr>
            <w:tcW w:w="3195" w:type="dxa"/>
            <w:tcBorders>
              <w:top w:val="nil"/>
              <w:left w:val="nil"/>
              <w:bottom w:val="threeDEngrave" w:sz="12" w:space="0" w:color="F4B083" w:themeColor="accent2" w:themeTint="99"/>
              <w:right w:val="nil"/>
            </w:tcBorders>
            <w:vAlign w:val="bottom"/>
          </w:tcPr>
          <w:p w14:paraId="147E041C" w14:textId="77777777" w:rsidR="00B414FE" w:rsidRPr="00FD0A8E" w:rsidRDefault="00B414FE" w:rsidP="00B414FE">
            <w:pPr>
              <w:pStyle w:val="Heading3"/>
              <w:bidi/>
              <w:cnfStyle w:val="100000000000" w:firstRow="1" w:lastRow="0" w:firstColumn="0" w:lastColumn="0" w:oddVBand="0" w:evenVBand="0" w:oddHBand="0" w:evenHBand="0" w:firstRowFirstColumn="0" w:firstRowLastColumn="0" w:lastRowFirstColumn="0" w:lastRowLastColumn="0"/>
              <w:rPr>
                <w:rFonts w:hint="cs"/>
                <w:rtl/>
              </w:rPr>
            </w:pPr>
            <w:bookmarkStart w:id="38" w:name="_Toc206495861"/>
            <w:r w:rsidRPr="00FD0A8E">
              <w:rPr>
                <w:rFonts w:hint="cs"/>
                <w:rtl/>
              </w:rPr>
              <w:t>البند</w:t>
            </w:r>
            <w:bookmarkEnd w:id="38"/>
          </w:p>
        </w:tc>
        <w:tc>
          <w:tcPr>
            <w:tcW w:w="346" w:type="dxa"/>
            <w:tcBorders>
              <w:top w:val="nil"/>
              <w:left w:val="nil"/>
              <w:bottom w:val="threeDEngrave" w:sz="12" w:space="0" w:color="F4B083" w:themeColor="accent2" w:themeTint="99"/>
              <w:right w:val="nil"/>
            </w:tcBorders>
            <w:vAlign w:val="center"/>
          </w:tcPr>
          <w:p w14:paraId="41706530" w14:textId="77777777" w:rsidR="00B414FE" w:rsidRPr="00FD0A8E" w:rsidRDefault="00B414FE" w:rsidP="00B414FE">
            <w:pPr>
              <w:pStyle w:val="Heading3"/>
              <w:bidi/>
              <w:cnfStyle w:val="100000000000" w:firstRow="1" w:lastRow="0" w:firstColumn="0" w:lastColumn="0" w:oddVBand="0" w:evenVBand="0" w:oddHBand="0" w:evenHBand="0" w:firstRowFirstColumn="0" w:firstRowLastColumn="0" w:lastRowFirstColumn="0" w:lastRowLastColumn="0"/>
              <w:rPr>
                <w:rFonts w:hint="cs"/>
                <w:rtl/>
              </w:rPr>
            </w:pPr>
            <w:bookmarkStart w:id="39" w:name="_Toc206495862"/>
            <w:r>
              <w:rPr>
                <w:rFonts w:hint="cs"/>
                <w:rtl/>
              </w:rPr>
              <w:t>#</w:t>
            </w:r>
            <w:bookmarkEnd w:id="39"/>
          </w:p>
        </w:tc>
      </w:tr>
      <w:tr w:rsidR="00B414FE" w:rsidRPr="009066AD" w14:paraId="55A0D80C" w14:textId="77777777" w:rsidTr="00B414FE">
        <w:trPr>
          <w:trHeight w:val="17"/>
        </w:trPr>
        <w:tc>
          <w:tcPr>
            <w:cnfStyle w:val="001000000000" w:firstRow="0" w:lastRow="0" w:firstColumn="1" w:lastColumn="0" w:oddVBand="0" w:evenVBand="0" w:oddHBand="0" w:evenHBand="0" w:firstRowFirstColumn="0" w:firstRowLastColumn="0" w:lastRowFirstColumn="0" w:lastRowLastColumn="0"/>
            <w:tcW w:w="0" w:type="auto"/>
            <w:tcBorders>
              <w:top w:val="threeDEngrave" w:sz="12" w:space="0" w:color="F4B083" w:themeColor="accent2" w:themeTint="99"/>
              <w:left w:val="double" w:sz="4" w:space="0" w:color="F4B083" w:themeColor="accent2" w:themeTint="99"/>
              <w:bottom w:val="threeDEngrave" w:sz="12" w:space="0" w:color="F4B083" w:themeColor="accent2" w:themeTint="99"/>
              <w:right w:val="outset" w:sz="12" w:space="0" w:color="F4B083" w:themeColor="accent2" w:themeTint="99"/>
            </w:tcBorders>
            <w:shd w:val="clear" w:color="auto" w:fill="F8CEB2"/>
            <w:vAlign w:val="bottom"/>
          </w:tcPr>
          <w:p>
            <w:r>
              <w:t>2662064</w:t>
            </w:r>
          </w:p>
        </w:tc>
        <w:tc>
          <w:tcPr>
            <w:tcW w:w="0" w:type="auto"/>
            <w:gridSpan w:val="2"/>
            <w:tcBorders>
              <w:top w:val="threeDEngrave" w:sz="12" w:space="0" w:color="F4B083" w:themeColor="accent2" w:themeTint="99"/>
              <w:left w:val="outset" w:sz="12" w:space="0" w:color="F4B083" w:themeColor="accent2" w:themeTint="99"/>
              <w:bottom w:val="threeDEngrave" w:sz="12" w:space="0" w:color="F4B083" w:themeColor="accent2" w:themeTint="99"/>
              <w:right w:val="double" w:sz="4" w:space="0" w:color="F4B083" w:themeColor="accent2" w:themeTint="99"/>
            </w:tcBorders>
            <w:shd w:val="clear" w:color="auto" w:fill="D7B5A9"/>
            <w:vAlign w:val="center"/>
          </w:tcPr>
          <w:p w14:paraId="0B22EB12" w14:textId="77777777" w:rsidR="00B414FE" w:rsidRPr="00FD0A8E" w:rsidRDefault="00B414FE" w:rsidP="00B414FE">
            <w:pPr>
              <w:bidi/>
              <w:spacing w:line="276" w:lineRule="auto"/>
              <w:jc w:val="center"/>
              <w:cnfStyle w:val="000000000000" w:firstRow="0" w:lastRow="0" w:firstColumn="0" w:lastColumn="0" w:oddVBand="0" w:evenVBand="0" w:oddHBand="0" w:evenHBand="0" w:firstRowFirstColumn="0" w:firstRowLastColumn="0" w:lastRowFirstColumn="0" w:lastRowLastColumn="0"/>
              <w:rPr>
                <w:rFonts w:hint="cs"/>
                <w:rtl/>
                <w:lang w:bidi="ar-SA"/>
              </w:rPr>
            </w:pPr>
            <w:r w:rsidRPr="00FD0A8E">
              <w:rPr>
                <w:rFonts w:hint="cs"/>
                <w:color w:val="1F4E79" w:themeColor="accent5" w:themeShade="80"/>
                <w:rtl/>
              </w:rPr>
              <w:t xml:space="preserve">الأعمـــــــــــــــــال </w:t>
            </w:r>
            <w:r w:rsidRPr="00FD0A8E">
              <w:rPr>
                <w:color w:val="1F4E79" w:themeColor="accent5" w:themeShade="80"/>
                <w:rtl/>
                <w:lang w:bidi="ar-SA"/>
              </w:rPr>
              <w:t>المدنيــة</w:t>
            </w:r>
          </w:p>
        </w:tc>
      </w:tr>
      <w:tr w:rsidR="00B414FE" w:rsidRPr="009066AD" w14:paraId="4DEF72B0" w14:textId="77777777" w:rsidTr="00B414FE">
        <w:trPr>
          <w:trHeight w:val="17"/>
        </w:trPr>
        <w:tc>
          <w:tcPr>
            <w:cnfStyle w:val="001000000000" w:firstRow="0" w:lastRow="0" w:firstColumn="1" w:lastColumn="0" w:oddVBand="0" w:evenVBand="0" w:oddHBand="0" w:evenHBand="0" w:firstRowFirstColumn="0" w:firstRowLastColumn="0" w:lastRowFirstColumn="0" w:lastRowLastColumn="0"/>
            <w:tcW w:w="0" w:type="auto"/>
            <w:tcBorders>
              <w:top w:val="threeDEngrave" w:sz="12" w:space="0" w:color="F4B083" w:themeColor="accent2" w:themeTint="99"/>
              <w:left w:val="double" w:sz="4" w:space="0" w:color="F4B083" w:themeColor="accent2" w:themeTint="99"/>
            </w:tcBorders>
          </w:tcPr>
          <w:p>
            <w:r>
              <w:t>18300</w:t>
            </w:r>
          </w:p>
        </w:tc>
        <w:tc>
          <w:tcPr>
            <w:tcW w:w="0" w:type="auto"/>
            <w:tcBorders>
              <w:top w:val="threeDEngrave" w:sz="12" w:space="0" w:color="F4B083" w:themeColor="accent2" w:themeTint="99"/>
            </w:tcBorders>
          </w:tcPr>
          <w:p w14:paraId="3E5C413E"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sidRPr="001D6B8B">
              <w:rPr>
                <w:rFonts w:cs="Arial"/>
                <w:b/>
                <w:bCs w:val="0"/>
                <w:rtl/>
                <w:lang w:bidi="ar-SA"/>
              </w:rPr>
              <w:t>أعمال المساحة ورفع مسارات الخدمات</w:t>
            </w:r>
          </w:p>
        </w:tc>
        <w:tc>
          <w:tcPr>
            <w:tcW w:w="0" w:type="auto"/>
            <w:tcBorders>
              <w:top w:val="threeDEngrave" w:sz="12" w:space="0" w:color="F4B083" w:themeColor="accent2" w:themeTint="99"/>
              <w:right w:val="double" w:sz="4" w:space="0" w:color="F4B083" w:themeColor="accent2" w:themeTint="99"/>
            </w:tcBorders>
          </w:tcPr>
          <w:p w14:paraId="743FC82E"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1</w:t>
            </w:r>
          </w:p>
        </w:tc>
      </w:tr>
      <w:tr w:rsidR="00B414FE" w:rsidRPr="009066AD" w14:paraId="183E5CCB" w14:textId="77777777" w:rsidTr="00B414FE">
        <w:trPr>
          <w:trHeight w:val="17"/>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F4B083" w:themeColor="accent2" w:themeTint="99"/>
            </w:tcBorders>
          </w:tcPr>
          <w:p>
            <w:r>
              <w:t>80520</w:t>
            </w:r>
          </w:p>
        </w:tc>
        <w:tc>
          <w:tcPr>
            <w:tcW w:w="0" w:type="auto"/>
          </w:tcPr>
          <w:p w14:paraId="52470CBD"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sidRPr="009066AD">
              <w:rPr>
                <w:rFonts w:hint="cs"/>
                <w:b/>
                <w:bCs w:val="0"/>
                <w:rtl/>
                <w:lang w:bidi="ar-SA"/>
              </w:rPr>
              <w:t>تسوية وحفر الاساسات ودك التربة</w:t>
            </w:r>
          </w:p>
        </w:tc>
        <w:tc>
          <w:tcPr>
            <w:tcW w:w="0" w:type="auto"/>
            <w:tcBorders>
              <w:right w:val="double" w:sz="4" w:space="0" w:color="F4B083" w:themeColor="accent2" w:themeTint="99"/>
            </w:tcBorders>
          </w:tcPr>
          <w:p w14:paraId="0AC08F19"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sidRPr="009066AD">
              <w:rPr>
                <w:rFonts w:hint="cs"/>
                <w:b/>
                <w:bCs w:val="0"/>
                <w:rtl/>
                <w:lang w:bidi="ar-SA"/>
              </w:rPr>
              <w:t>2</w:t>
            </w:r>
          </w:p>
        </w:tc>
      </w:tr>
      <w:tr w:rsidR="00B414FE" w:rsidRPr="009066AD" w14:paraId="5FFF5345" w14:textId="77777777" w:rsidTr="00B414FE">
        <w:trPr>
          <w:trHeight w:val="17"/>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F4B083" w:themeColor="accent2" w:themeTint="99"/>
            </w:tcBorders>
          </w:tcPr>
          <w:p>
            <w:r>
              <w:t>171776</w:t>
            </w:r>
          </w:p>
        </w:tc>
        <w:tc>
          <w:tcPr>
            <w:tcW w:w="0" w:type="auto"/>
          </w:tcPr>
          <w:p w14:paraId="1A4F77F2"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rPr>
            </w:pPr>
            <w:r>
              <w:rPr>
                <w:rFonts w:hint="cs"/>
                <w:b/>
                <w:bCs w:val="0"/>
                <w:rtl/>
              </w:rPr>
              <w:t xml:space="preserve">الخرسانات العادية </w:t>
            </w:r>
          </w:p>
        </w:tc>
        <w:tc>
          <w:tcPr>
            <w:tcW w:w="0" w:type="auto"/>
            <w:tcBorders>
              <w:right w:val="double" w:sz="4" w:space="0" w:color="F4B083" w:themeColor="accent2" w:themeTint="99"/>
            </w:tcBorders>
          </w:tcPr>
          <w:p w14:paraId="75B947AB"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rPr>
            </w:pPr>
            <w:r w:rsidRPr="009066AD">
              <w:rPr>
                <w:rFonts w:hint="cs"/>
                <w:b/>
                <w:bCs w:val="0"/>
                <w:rtl/>
              </w:rPr>
              <w:t>3</w:t>
            </w:r>
          </w:p>
        </w:tc>
      </w:tr>
      <w:tr w:rsidR="00B414FE" w:rsidRPr="009066AD" w14:paraId="56D3E56B" w14:textId="77777777" w:rsidTr="00B414FE">
        <w:trPr>
          <w:trHeight w:val="17"/>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F4B083" w:themeColor="accent2" w:themeTint="99"/>
            </w:tcBorders>
          </w:tcPr>
          <w:p>
            <w:r>
              <w:t>248880</w:t>
            </w:r>
          </w:p>
        </w:tc>
        <w:tc>
          <w:tcPr>
            <w:tcW w:w="0" w:type="auto"/>
          </w:tcPr>
          <w:p w14:paraId="334410E2"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الخرسانات المسلحة وزرع الجوايط</w:t>
            </w:r>
          </w:p>
        </w:tc>
        <w:tc>
          <w:tcPr>
            <w:tcW w:w="0" w:type="auto"/>
            <w:tcBorders>
              <w:right w:val="double" w:sz="4" w:space="0" w:color="F4B083" w:themeColor="accent2" w:themeTint="99"/>
            </w:tcBorders>
          </w:tcPr>
          <w:p w14:paraId="55486EEA"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4</w:t>
            </w:r>
          </w:p>
        </w:tc>
      </w:tr>
      <w:tr w:rsidR="00B414FE" w:rsidRPr="009066AD" w14:paraId="36B9805E" w14:textId="77777777" w:rsidTr="00B414FE">
        <w:trPr>
          <w:trHeight w:val="17"/>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F4B083" w:themeColor="accent2" w:themeTint="99"/>
            </w:tcBorders>
          </w:tcPr>
          <w:p>
            <w:r>
              <w:t>1854400</w:t>
            </w:r>
          </w:p>
        </w:tc>
        <w:tc>
          <w:tcPr>
            <w:tcW w:w="0" w:type="auto"/>
          </w:tcPr>
          <w:p w14:paraId="34DE8796"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الهياكل المعدنية بالتركيبات والدهان والابواب</w:t>
            </w:r>
          </w:p>
        </w:tc>
        <w:tc>
          <w:tcPr>
            <w:tcW w:w="0" w:type="auto"/>
            <w:tcBorders>
              <w:right w:val="double" w:sz="4" w:space="0" w:color="F4B083" w:themeColor="accent2" w:themeTint="99"/>
            </w:tcBorders>
          </w:tcPr>
          <w:p w14:paraId="58044435"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5</w:t>
            </w:r>
          </w:p>
        </w:tc>
      </w:tr>
      <w:tr w:rsidR="00B414FE" w:rsidRPr="009066AD" w14:paraId="0F960691" w14:textId="77777777" w:rsidTr="00B414FE">
        <w:trPr>
          <w:trHeight w:val="189"/>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F4B083" w:themeColor="accent2" w:themeTint="99"/>
              <w:bottom w:val="threeDEngrave" w:sz="12" w:space="0" w:color="F4B083" w:themeColor="accent2" w:themeTint="99"/>
            </w:tcBorders>
          </w:tcPr>
          <w:p>
            <w:r>
              <w:t>288188</w:t>
            </w:r>
          </w:p>
        </w:tc>
        <w:tc>
          <w:tcPr>
            <w:tcW w:w="0" w:type="auto"/>
            <w:tcBorders>
              <w:bottom w:val="threeDEngrave" w:sz="12" w:space="0" w:color="F4B083" w:themeColor="accent2" w:themeTint="99"/>
            </w:tcBorders>
          </w:tcPr>
          <w:p w14:paraId="5DE316DB"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الأسقف والحوائط بالتركيبات وخطوط التهوية</w:t>
            </w:r>
          </w:p>
        </w:tc>
        <w:tc>
          <w:tcPr>
            <w:tcW w:w="0" w:type="auto"/>
            <w:tcBorders>
              <w:bottom w:val="threeDEngrave" w:sz="12" w:space="0" w:color="F4B083" w:themeColor="accent2" w:themeTint="99"/>
              <w:right w:val="double" w:sz="4" w:space="0" w:color="F4B083" w:themeColor="accent2" w:themeTint="99"/>
            </w:tcBorders>
          </w:tcPr>
          <w:p w14:paraId="6BF0CA83" w14:textId="77777777" w:rsidR="00B414FE" w:rsidRPr="009066AD"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6</w:t>
            </w:r>
          </w:p>
        </w:tc>
      </w:tr>
      <w:tr w:rsidR="00B414FE" w:rsidRPr="009066AD" w14:paraId="756A7E10" w14:textId="77777777" w:rsidTr="00B414FE">
        <w:trPr>
          <w:trHeight w:val="189"/>
        </w:trPr>
        <w:tc>
          <w:tcPr>
            <w:cnfStyle w:val="001000000000" w:firstRow="0" w:lastRow="0" w:firstColumn="1" w:lastColumn="0" w:oddVBand="0" w:evenVBand="0" w:oddHBand="0" w:evenHBand="0" w:firstRowFirstColumn="0" w:firstRowLastColumn="0" w:lastRowFirstColumn="0" w:lastRowLastColumn="0"/>
            <w:tcW w:w="0" w:type="auto"/>
            <w:tcBorders>
              <w:top w:val="threeDEngrave" w:sz="12" w:space="0" w:color="F4B083" w:themeColor="accent2" w:themeTint="99"/>
              <w:left w:val="double" w:sz="4" w:space="0" w:color="F4B083" w:themeColor="accent2" w:themeTint="99"/>
              <w:bottom w:val="threeDEngrave" w:sz="12" w:space="0" w:color="F4B083" w:themeColor="accent2" w:themeTint="99"/>
            </w:tcBorders>
            <w:shd w:val="clear" w:color="auto" w:fill="F8CEB2"/>
          </w:tcPr>
          <w:p>
            <w:r>
              <w:t>465710</w:t>
            </w:r>
          </w:p>
        </w:tc>
        <w:tc>
          <w:tcPr>
            <w:tcW w:w="0" w:type="auto"/>
            <w:gridSpan w:val="2"/>
            <w:tcBorders>
              <w:top w:val="threeDEngrave" w:sz="12" w:space="0" w:color="F4B083" w:themeColor="accent2" w:themeTint="99"/>
              <w:bottom w:val="threeDEngrave" w:sz="12" w:space="0" w:color="F4B083" w:themeColor="accent2" w:themeTint="99"/>
              <w:right w:val="double" w:sz="4" w:space="0" w:color="F4B083" w:themeColor="accent2" w:themeTint="99"/>
            </w:tcBorders>
            <w:shd w:val="clear" w:color="auto" w:fill="D7B5A9"/>
            <w:vAlign w:val="center"/>
          </w:tcPr>
          <w:p w14:paraId="0F0CB438" w14:textId="77777777" w:rsidR="00B414FE" w:rsidRPr="00FD0A8E" w:rsidRDefault="00B414FE" w:rsidP="00B414FE">
            <w:pPr>
              <w:bidi/>
              <w:spacing w:line="276" w:lineRule="auto"/>
              <w:jc w:val="center"/>
              <w:cnfStyle w:val="000000000000" w:firstRow="0" w:lastRow="0" w:firstColumn="0" w:lastColumn="0" w:oddVBand="0" w:evenVBand="0" w:oddHBand="0" w:evenHBand="0" w:firstRowFirstColumn="0" w:firstRowLastColumn="0" w:lastRowFirstColumn="0" w:lastRowLastColumn="0"/>
              <w:rPr>
                <w:rFonts w:hint="cs"/>
                <w:color w:val="1F4E79" w:themeColor="accent5" w:themeShade="80"/>
                <w:rtl/>
                <w:lang w:bidi="ar-SA"/>
              </w:rPr>
            </w:pPr>
            <w:r w:rsidRPr="00FD0A8E">
              <w:rPr>
                <w:rFonts w:hint="cs"/>
                <w:color w:val="1F4E79" w:themeColor="accent5" w:themeShade="80"/>
                <w:rtl/>
                <w:lang w:bidi="ar-SA"/>
              </w:rPr>
              <w:t>الاعمال الإلكتروميكانيكية</w:t>
            </w:r>
          </w:p>
        </w:tc>
      </w:tr>
      <w:tr w:rsidR="00B414FE" w:rsidRPr="009066AD" w14:paraId="2E2E2037" w14:textId="77777777" w:rsidTr="00B414FE">
        <w:trPr>
          <w:trHeight w:val="189"/>
        </w:trPr>
        <w:tc>
          <w:tcPr>
            <w:cnfStyle w:val="001000000000" w:firstRow="0" w:lastRow="0" w:firstColumn="1" w:lastColumn="0" w:oddVBand="0" w:evenVBand="0" w:oddHBand="0" w:evenHBand="0" w:firstRowFirstColumn="0" w:firstRowLastColumn="0" w:lastRowFirstColumn="0" w:lastRowLastColumn="0"/>
            <w:tcW w:w="0" w:type="auto"/>
            <w:tcBorders>
              <w:top w:val="threeDEngrave" w:sz="12" w:space="0" w:color="F4B083" w:themeColor="accent2" w:themeTint="99"/>
              <w:left w:val="double" w:sz="4" w:space="0" w:color="F4B083" w:themeColor="accent2" w:themeTint="99"/>
            </w:tcBorders>
          </w:tcPr>
          <w:p>
            <w:r>
              <w:t>173460</w:t>
            </w:r>
          </w:p>
        </w:tc>
        <w:tc>
          <w:tcPr>
            <w:tcW w:w="0" w:type="auto"/>
            <w:tcBorders>
              <w:top w:val="threeDEngrave" w:sz="12" w:space="0" w:color="F4B083" w:themeColor="accent2" w:themeTint="99"/>
            </w:tcBorders>
          </w:tcPr>
          <w:p w14:paraId="0BC8377B" w14:textId="77777777" w:rsidR="00B414FE"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شبكات صرف وتجفيف تربة العنابر</w:t>
            </w:r>
          </w:p>
        </w:tc>
        <w:tc>
          <w:tcPr>
            <w:tcW w:w="0" w:type="auto"/>
            <w:tcBorders>
              <w:top w:val="threeDEngrave" w:sz="12" w:space="0" w:color="F4B083" w:themeColor="accent2" w:themeTint="99"/>
              <w:right w:val="double" w:sz="4" w:space="0" w:color="F4B083" w:themeColor="accent2" w:themeTint="99"/>
            </w:tcBorders>
          </w:tcPr>
          <w:p w14:paraId="1B051CCA" w14:textId="77777777" w:rsidR="00B414FE"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1</w:t>
            </w:r>
          </w:p>
        </w:tc>
      </w:tr>
      <w:tr w:rsidR="00B414FE" w:rsidRPr="009066AD" w14:paraId="7360C16D" w14:textId="77777777" w:rsidTr="00B414FE">
        <w:trPr>
          <w:trHeight w:val="189"/>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F4B083" w:themeColor="accent2" w:themeTint="99"/>
            </w:tcBorders>
          </w:tcPr>
          <w:p>
            <w:r>
              <w:t>114000</w:t>
            </w:r>
          </w:p>
        </w:tc>
        <w:tc>
          <w:tcPr>
            <w:tcW w:w="0" w:type="auto"/>
          </w:tcPr>
          <w:p w14:paraId="405C4463" w14:textId="77777777" w:rsidR="00B414FE"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خط تغذية التيار الكهربائي ولوحة التوزيع</w:t>
            </w:r>
          </w:p>
        </w:tc>
        <w:tc>
          <w:tcPr>
            <w:tcW w:w="0" w:type="auto"/>
            <w:tcBorders>
              <w:right w:val="double" w:sz="4" w:space="0" w:color="F4B083" w:themeColor="accent2" w:themeTint="99"/>
            </w:tcBorders>
          </w:tcPr>
          <w:p w14:paraId="2EB86754" w14:textId="77777777" w:rsidR="00B414FE"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2</w:t>
            </w:r>
          </w:p>
        </w:tc>
      </w:tr>
      <w:tr w:rsidR="00B414FE" w:rsidRPr="009066AD" w14:paraId="7625EB51" w14:textId="77777777" w:rsidTr="00E21F53">
        <w:trPr>
          <w:trHeight w:val="189"/>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F4B083" w:themeColor="accent2" w:themeTint="99"/>
              <w:bottom w:val="single" w:sz="4" w:space="0" w:color="F7CAAC" w:themeColor="accent2" w:themeTint="66"/>
            </w:tcBorders>
          </w:tcPr>
          <w:p>
            <w:r>
              <w:t>115000</w:t>
            </w:r>
          </w:p>
        </w:tc>
        <w:tc>
          <w:tcPr>
            <w:tcW w:w="0" w:type="auto"/>
            <w:tcBorders>
              <w:bottom w:val="single" w:sz="4" w:space="0" w:color="F7CAAC" w:themeColor="accent2" w:themeTint="66"/>
            </w:tcBorders>
          </w:tcPr>
          <w:p w14:paraId="538CD827" w14:textId="77777777" w:rsidR="00B414FE"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تغذية مياه الشرب والخزانات ونظام الشرب</w:t>
            </w:r>
          </w:p>
        </w:tc>
        <w:tc>
          <w:tcPr>
            <w:tcW w:w="0" w:type="auto"/>
            <w:tcBorders>
              <w:bottom w:val="single" w:sz="4" w:space="0" w:color="F7CAAC" w:themeColor="accent2" w:themeTint="66"/>
              <w:right w:val="double" w:sz="4" w:space="0" w:color="F4B083" w:themeColor="accent2" w:themeTint="99"/>
            </w:tcBorders>
          </w:tcPr>
          <w:p w14:paraId="5D4D3638" w14:textId="77777777" w:rsidR="00B414FE"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3</w:t>
            </w:r>
          </w:p>
        </w:tc>
      </w:tr>
      <w:tr w:rsidR="00B414FE" w:rsidRPr="009066AD" w14:paraId="111DEA9C" w14:textId="77777777" w:rsidTr="00E21F53">
        <w:trPr>
          <w:trHeight w:val="189"/>
        </w:trPr>
        <w:tc>
          <w:tcPr>
            <w:cnfStyle w:val="001000000000" w:firstRow="0" w:lastRow="0" w:firstColumn="1" w:lastColumn="0" w:oddVBand="0" w:evenVBand="0" w:oddHBand="0" w:evenHBand="0" w:firstRowFirstColumn="0" w:firstRowLastColumn="0" w:lastRowFirstColumn="0" w:lastRowLastColumn="0"/>
            <w:tcW w:w="0" w:type="auto"/>
            <w:tcBorders>
              <w:left w:val="double" w:sz="4" w:space="0" w:color="F4B083" w:themeColor="accent2" w:themeTint="99"/>
              <w:bottom w:val="single" w:sz="12" w:space="0" w:color="F4B083" w:themeColor="accent2" w:themeTint="99"/>
            </w:tcBorders>
          </w:tcPr>
          <w:p>
            <w:r>
              <w:t>63250</w:t>
            </w:r>
          </w:p>
        </w:tc>
        <w:tc>
          <w:tcPr>
            <w:tcW w:w="0" w:type="auto"/>
            <w:tcBorders>
              <w:bottom w:val="single" w:sz="12" w:space="0" w:color="F4B083" w:themeColor="accent2" w:themeTint="99"/>
            </w:tcBorders>
          </w:tcPr>
          <w:p w14:paraId="42BDAEB1" w14:textId="77777777" w:rsidR="00B414FE"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نظام إنارة متكامل موفر للطاقة</w:t>
            </w:r>
          </w:p>
        </w:tc>
        <w:tc>
          <w:tcPr>
            <w:tcW w:w="0" w:type="auto"/>
            <w:tcBorders>
              <w:bottom w:val="single" w:sz="12" w:space="0" w:color="F4B083" w:themeColor="accent2" w:themeTint="99"/>
              <w:right w:val="double" w:sz="4" w:space="0" w:color="F4B083" w:themeColor="accent2" w:themeTint="99"/>
            </w:tcBorders>
          </w:tcPr>
          <w:p w14:paraId="01E3897B" w14:textId="77777777" w:rsidR="00B414FE" w:rsidRDefault="00B414FE" w:rsidP="00B414FE">
            <w:pPr>
              <w:bidi/>
              <w:spacing w:line="276" w:lineRule="auto"/>
              <w:cnfStyle w:val="000000000000" w:firstRow="0" w:lastRow="0" w:firstColumn="0" w:lastColumn="0" w:oddVBand="0" w:evenVBand="0" w:oddHBand="0" w:evenHBand="0" w:firstRowFirstColumn="0" w:firstRowLastColumn="0" w:lastRowFirstColumn="0" w:lastRowLastColumn="0"/>
              <w:rPr>
                <w:rFonts w:hint="cs"/>
                <w:b/>
                <w:bCs w:val="0"/>
                <w:rtl/>
                <w:lang w:bidi="ar-SA"/>
              </w:rPr>
            </w:pPr>
            <w:r>
              <w:rPr>
                <w:rFonts w:hint="cs"/>
                <w:b/>
                <w:bCs w:val="0"/>
                <w:rtl/>
                <w:lang w:bidi="ar-SA"/>
              </w:rPr>
              <w:t>4</w:t>
            </w:r>
          </w:p>
        </w:tc>
      </w:tr>
    </w:tbl>
    <w:p w14:paraId="7A5FB36D" w14:textId="0C6B9028" w:rsidR="009F12E3" w:rsidRDefault="004C5C20" w:rsidP="004C5C20">
      <w:pPr>
        <w:pStyle w:val="Heading4"/>
        <w:bidi/>
        <w:rPr>
          <w:rFonts w:hint="cs"/>
          <w:rtl/>
        </w:rPr>
      </w:pPr>
      <w:r>
        <w:t>2- منشأت جاهزة متنقلة وأعمال خدمية "656,835"</w:t>
      </w:r>
    </w:p>
    <w:p w14:paraId="3AFD1A67" w14:textId="782991F8" w:rsidR="005870FC" w:rsidRDefault="00DB5D61" w:rsidP="00DB5D61">
      <w:pPr>
        <w:pStyle w:val="ListParagraph"/>
        <w:numPr>
          <w:ilvl w:val="0"/>
          <w:numId w:val="41"/>
        </w:numPr>
        <w:bidi/>
      </w:pPr>
      <w:r>
        <w:t>الحجر البيطري و 16 غرفة عزل 173460</w:t>
      </w:r>
    </w:p>
    <w:p w14:paraId="009EC1B6" w14:textId="7E095F4A" w:rsidR="00012E3C" w:rsidRDefault="003F0C93" w:rsidP="00012E3C">
      <w:pPr>
        <w:pStyle w:val="ListParagraph"/>
        <w:numPr>
          <w:ilvl w:val="0"/>
          <w:numId w:val="41"/>
        </w:numPr>
        <w:bidi/>
      </w:pPr>
      <w:r>
        <w:t>حواجز معدنية داخلية وخطوط الأعلاف 324375</w:t>
      </w:r>
    </w:p>
    <w:p w14:paraId="47267642" w14:textId="47FBA703" w:rsidR="0035436D" w:rsidRDefault="00344A92" w:rsidP="0035436D">
      <w:pPr>
        <w:pStyle w:val="ListParagraph"/>
        <w:numPr>
          <w:ilvl w:val="0"/>
          <w:numId w:val="41"/>
        </w:numPr>
        <w:bidi/>
      </w:pPr>
      <w:r>
        <w:t>بلتات لتخزين القش والأعلاف 63000</w:t>
      </w:r>
    </w:p>
    <w:p w14:paraId="4E9BFC56" w14:textId="5053A0EA" w:rsidR="00344A92" w:rsidRDefault="0055552E" w:rsidP="00344A92">
      <w:pPr>
        <w:pStyle w:val="ListParagraph"/>
        <w:numPr>
          <w:ilvl w:val="0"/>
          <w:numId w:val="41"/>
        </w:numPr>
        <w:bidi/>
        <w:rPr>
          <w:rtl/>
        </w:rPr>
      </w:pPr>
      <w:r>
        <w:t>أبار تخمير للكومبوست 96600</w:t>
      </w:r>
    </w:p>
    <w:p w14:paraId="61B1092E" w14:textId="25232884" w:rsidR="00B414FE" w:rsidRPr="0069029F" w:rsidRDefault="002B0398" w:rsidP="0069029F">
      <w:pPr>
        <w:bidi/>
        <w:rPr>
          <w:rStyle w:val="IntenseQuoteChar"/>
          <w:rtl/>
        </w:rPr>
      </w:pPr>
      <w:r>
        <w:t>3- الآلات ومعدات "573,575"</w:t>
      </w:r>
    </w:p>
    <w:p w14:paraId="5A4AE85C" w14:textId="295524C2" w:rsidR="0069029F" w:rsidRDefault="00D07A72" w:rsidP="00E324B1">
      <w:pPr>
        <w:pStyle w:val="TOCHeading"/>
        <w:bidi/>
        <w:jc w:val="both"/>
        <w:rPr>
          <w:rtl/>
        </w:rPr>
      </w:pPr>
      <w:r>
        <w:t>وعليه يكون إجمالي تكاليف تجهيزات المشروع بشكل نموذجي 4,358,184 بنسبة تفاوت 5% أي مايعادل 90,400USD تسعون ألف وأربعمائة دولار أمريكي فقط لآغير</w:t>
      </w:r>
    </w:p>
    <w:p w14:paraId="5A6C19B7" w14:textId="304C6719" w:rsidR="00BF25F9" w:rsidRDefault="00BF25F9" w:rsidP="00EC26ED">
      <w:pPr>
        <w:bidi/>
        <w:rPr>
          <w:noProof/>
          <w:rtl/>
          <w:lang w:val="ar-EG"/>
        </w:rPr>
      </w:pPr>
    </w:p>
    <w:p w14:paraId="32A1B3AE" w14:textId="0070B8AF" w:rsidR="00BF25F9" w:rsidRDefault="00BF25F9" w:rsidP="00BF25F9">
      <w:pPr>
        <w:bidi/>
        <w:rPr>
          <w:noProof/>
          <w:rtl/>
          <w:lang w:val="ar-EG"/>
        </w:rPr>
      </w:pPr>
    </w:p>
    <w:p w14:paraId="6EA88674" w14:textId="278EE207" w:rsidR="00BF25F9" w:rsidRDefault="00BF25F9" w:rsidP="00BF25F9">
      <w:pPr>
        <w:bidi/>
        <w:rPr>
          <w:noProof/>
          <w:rtl/>
          <w:lang w:val="ar-EG"/>
        </w:rPr>
      </w:pPr>
    </w:p>
    <w:p w14:paraId="3B59E66F" w14:textId="042C1DE9" w:rsidR="00BF25F9" w:rsidRDefault="00BF25F9" w:rsidP="00BF25F9">
      <w:pPr>
        <w:bidi/>
        <w:rPr>
          <w:noProof/>
          <w:rtl/>
          <w:lang w:val="ar-EG"/>
        </w:rPr>
      </w:pPr>
    </w:p>
    <w:p w14:paraId="68E50FCC" w14:textId="728E5144" w:rsidR="00BF25F9" w:rsidRDefault="00BF25F9" w:rsidP="00BF25F9">
      <w:pPr>
        <w:bidi/>
        <w:rPr>
          <w:noProof/>
          <w:rtl/>
          <w:lang w:val="ar-EG"/>
        </w:rPr>
      </w:pPr>
    </w:p>
    <w:p w14:paraId="172EFD26" w14:textId="74A5C40F" w:rsidR="00BF25F9" w:rsidRDefault="00BF25F9" w:rsidP="00BF25F9">
      <w:pPr>
        <w:bidi/>
        <w:rPr>
          <w:noProof/>
          <w:rtl/>
          <w:lang w:val="ar-EG"/>
        </w:rPr>
      </w:pPr>
    </w:p>
    <w:p w14:paraId="6F72337C" w14:textId="12FB216A" w:rsidR="00EC26ED" w:rsidRPr="00EC26ED" w:rsidRDefault="00B65FBB" w:rsidP="00BF25F9">
      <w:pPr>
        <w:bidi/>
        <w:rPr>
          <w:rtl/>
        </w:rPr>
      </w:pPr>
      <w:r>
        <w:rPr>
          <w:noProof/>
        </w:rPr>
        <w:lastRenderedPageBreak/>
        <w:drawing>
          <wp:anchor distT="0" distB="0" distL="114300" distR="114300" simplePos="0" relativeHeight="251677184" behindDoc="1" locked="0" layoutInCell="1" allowOverlap="1" wp14:anchorId="79CA0DAF" wp14:editId="046E04B4">
            <wp:simplePos x="0" y="0"/>
            <wp:positionH relativeFrom="column">
              <wp:posOffset>-1508125</wp:posOffset>
            </wp:positionH>
            <wp:positionV relativeFrom="paragraph">
              <wp:posOffset>1847850</wp:posOffset>
            </wp:positionV>
            <wp:extent cx="6212205" cy="2533015"/>
            <wp:effectExtent l="0" t="8255" r="8890" b="8890"/>
            <wp:wrapTight wrapText="bothSides">
              <wp:wrapPolygon edited="0">
                <wp:start x="-29" y="21530"/>
                <wp:lineTo x="21565" y="21530"/>
                <wp:lineTo x="21565" y="87"/>
                <wp:lineTo x="-29" y="87"/>
                <wp:lineTo x="-29" y="21530"/>
              </wp:wrapPolygon>
            </wp:wrapTight>
            <wp:docPr id="20836360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6212205" cy="2533015"/>
                    </a:xfrm>
                    <a:prstGeom prst="rect">
                      <a:avLst/>
                    </a:prstGeom>
                    <a:noFill/>
                  </pic:spPr>
                </pic:pic>
              </a:graphicData>
            </a:graphic>
          </wp:anchor>
        </w:drawing>
      </w:r>
    </w:p>
    <w:p w14:paraId="7B5E3AA8" w14:textId="7CA9A3BA" w:rsidR="004C5C20" w:rsidRDefault="004C5C20" w:rsidP="004C5C20">
      <w:pPr>
        <w:bidi/>
        <w:rPr>
          <w:rFonts w:hint="cs"/>
          <w:rtl/>
        </w:rPr>
      </w:pPr>
    </w:p>
    <w:p w14:paraId="52FD3A2C" w14:textId="77777777" w:rsidR="004C5C20" w:rsidRDefault="004C5C20" w:rsidP="004C5C20">
      <w:pPr>
        <w:bidi/>
        <w:rPr>
          <w:rtl/>
        </w:rPr>
      </w:pPr>
    </w:p>
    <w:p w14:paraId="36762986" w14:textId="77777777" w:rsidR="004C5C20" w:rsidRDefault="004C5C20" w:rsidP="004C5C20">
      <w:pPr>
        <w:bidi/>
        <w:rPr>
          <w:rtl/>
        </w:rPr>
      </w:pPr>
    </w:p>
    <w:p w14:paraId="00E74A37" w14:textId="77777777" w:rsidR="00B414FE" w:rsidRDefault="00B414FE" w:rsidP="00B414FE">
      <w:pPr>
        <w:bidi/>
        <w:rPr>
          <w:rtl/>
        </w:rPr>
      </w:pPr>
    </w:p>
    <w:p w14:paraId="38D53709" w14:textId="77777777" w:rsidR="00B414FE" w:rsidRPr="005870FC" w:rsidRDefault="00B414FE" w:rsidP="00B414FE">
      <w:pPr>
        <w:bidi/>
        <w:rPr>
          <w:rFonts w:hint="cs"/>
          <w:rtl/>
        </w:rPr>
      </w:pPr>
    </w:p>
    <w:sectPr w:rsidR="00B414FE" w:rsidRPr="005870FC" w:rsidSect="00E0630A">
      <w:headerReference w:type="default" r:id="rId16"/>
      <w:pgSz w:w="7920" w:h="12240" w:orient="landscape" w:code="1"/>
      <w:pgMar w:top="1800" w:right="1440" w:bottom="1800" w:left="1440" w:header="720" w:footer="720" w:gutter="0"/>
      <w:pgNumType w:start="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A55D" w14:textId="77777777" w:rsidR="005D75EA" w:rsidRDefault="005D75EA" w:rsidP="001540B5">
      <w:pPr>
        <w:spacing w:after="0"/>
      </w:pPr>
      <w:r>
        <w:separator/>
      </w:r>
    </w:p>
  </w:endnote>
  <w:endnote w:type="continuationSeparator" w:id="0">
    <w:p w14:paraId="1ABEFE64" w14:textId="77777777" w:rsidR="005D75EA" w:rsidRDefault="005D75EA" w:rsidP="001540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77169" w14:textId="77777777" w:rsidR="005D75EA" w:rsidRDefault="005D75EA" w:rsidP="001540B5">
      <w:pPr>
        <w:spacing w:after="0"/>
      </w:pPr>
      <w:r>
        <w:separator/>
      </w:r>
    </w:p>
  </w:footnote>
  <w:footnote w:type="continuationSeparator" w:id="0">
    <w:p w14:paraId="0EFF3549" w14:textId="77777777" w:rsidR="005D75EA" w:rsidRDefault="005D75EA" w:rsidP="001540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23B4" w14:textId="77777777" w:rsidR="00E0630A" w:rsidRDefault="00E0630A">
    <w:pPr>
      <w:pStyle w:val="Header"/>
    </w:pPr>
  </w:p>
  <w:p w14:paraId="40D4D8E6" w14:textId="14D15CAD" w:rsidR="001540B5" w:rsidRDefault="001540B5">
    <w:pPr>
      <w:pStyle w:val="Header"/>
    </w:pPr>
    <w:r>
      <w:rPr>
        <w:noProof/>
      </w:rPr>
      <mc:AlternateContent>
        <mc:Choice Requires="wps">
          <w:drawing>
            <wp:anchor distT="0" distB="0" distL="114300" distR="114300" simplePos="0" relativeHeight="251660288" behindDoc="0" locked="0" layoutInCell="0" allowOverlap="1" wp14:anchorId="550F341B" wp14:editId="434ED616">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9F9249C" w14:textId="195E1477" w:rsidR="001540B5" w:rsidRDefault="00E0630A" w:rsidP="00E0630A">
                              <w:pPr>
                                <w:spacing w:after="0"/>
                              </w:pPr>
                              <w:r>
                                <w:rPr>
                                  <w:rtl/>
                                </w:rPr>
                                <w:t>مشروع إنتاج لحوم الخرفان</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50F341B" id="_x0000_t202" coordsize="21600,21600" o:spt="202" path="m,l,21600r21600,l21600,xe">
              <v:stroke joinstyle="miter"/>
              <v:path gradientshapeok="t" o:connecttype="rect"/>
            </v:shapetype>
            <v:shape id="Text Box 225" o:spid="_x0000_s1029"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9F9249C" w14:textId="195E1477" w:rsidR="001540B5" w:rsidRDefault="00E0630A" w:rsidP="00E0630A">
                        <w:pPr>
                          <w:spacing w:after="0"/>
                        </w:pPr>
                        <w:r>
                          <w:rPr>
                            <w:rtl/>
                          </w:rPr>
                          <w:t>مشروع إنتاج لحوم الخرفان</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4277E182" wp14:editId="0C131810">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6EED5A80" w14:textId="77777777" w:rsidR="001540B5" w:rsidRDefault="001540B5">
                          <w:pPr>
                            <w:spacing w:after="0"/>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4277E182" id="Text Box 227" o:spid="_x0000_s1030"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6EED5A80" w14:textId="77777777" w:rsidR="001540B5" w:rsidRDefault="001540B5">
                    <w:pPr>
                      <w:spacing w:after="0"/>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123A"/>
    <w:multiLevelType w:val="hybridMultilevel"/>
    <w:tmpl w:val="D5EE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077A8"/>
    <w:multiLevelType w:val="hybridMultilevel"/>
    <w:tmpl w:val="9152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A42F2"/>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7DA3EB4"/>
    <w:multiLevelType w:val="multilevel"/>
    <w:tmpl w:val="6F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286641"/>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041E2A"/>
    <w:multiLevelType w:val="hybridMultilevel"/>
    <w:tmpl w:val="FD86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7198D"/>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384DFA"/>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5459BA"/>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9D703F"/>
    <w:multiLevelType w:val="hybridMultilevel"/>
    <w:tmpl w:val="FD72B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85072"/>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E2259D"/>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1D5CD0"/>
    <w:multiLevelType w:val="hybridMultilevel"/>
    <w:tmpl w:val="50042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6580B"/>
    <w:multiLevelType w:val="hybridMultilevel"/>
    <w:tmpl w:val="EF680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87511"/>
    <w:multiLevelType w:val="multilevel"/>
    <w:tmpl w:val="C710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305D6C"/>
    <w:multiLevelType w:val="hybridMultilevel"/>
    <w:tmpl w:val="7FBE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7871E9"/>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F65E7B"/>
    <w:multiLevelType w:val="multilevel"/>
    <w:tmpl w:val="9E4A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810795"/>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D34DC5"/>
    <w:multiLevelType w:val="multilevel"/>
    <w:tmpl w:val="7624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B41A7F"/>
    <w:multiLevelType w:val="hybridMultilevel"/>
    <w:tmpl w:val="05504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40158"/>
    <w:multiLevelType w:val="multilevel"/>
    <w:tmpl w:val="46E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AC651D"/>
    <w:multiLevelType w:val="hybridMultilevel"/>
    <w:tmpl w:val="B862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E5935"/>
    <w:multiLevelType w:val="hybridMultilevel"/>
    <w:tmpl w:val="02E673D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5" w15:restartNumberingAfterBreak="0">
    <w:nsid w:val="70943516"/>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16316C"/>
    <w:multiLevelType w:val="multilevel"/>
    <w:tmpl w:val="574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C21002"/>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60252B"/>
    <w:multiLevelType w:val="multilevel"/>
    <w:tmpl w:val="559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FB4C06"/>
    <w:multiLevelType w:val="multilevel"/>
    <w:tmpl w:val="46E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5411FD"/>
    <w:multiLevelType w:val="multilevel"/>
    <w:tmpl w:val="DA7AFAF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787BD0"/>
    <w:multiLevelType w:val="multilevel"/>
    <w:tmpl w:val="11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5605585">
    <w:abstractNumId w:val="3"/>
  </w:num>
  <w:num w:numId="2" w16cid:durableId="1906987935">
    <w:abstractNumId w:val="3"/>
  </w:num>
  <w:num w:numId="3" w16cid:durableId="1110513308">
    <w:abstractNumId w:val="3"/>
  </w:num>
  <w:num w:numId="4" w16cid:durableId="1769618348">
    <w:abstractNumId w:val="3"/>
  </w:num>
  <w:num w:numId="5" w16cid:durableId="531118827">
    <w:abstractNumId w:val="3"/>
  </w:num>
  <w:num w:numId="6" w16cid:durableId="344555141">
    <w:abstractNumId w:val="3"/>
  </w:num>
  <w:num w:numId="7" w16cid:durableId="572817080">
    <w:abstractNumId w:val="3"/>
  </w:num>
  <w:num w:numId="8" w16cid:durableId="1661813046">
    <w:abstractNumId w:val="3"/>
  </w:num>
  <w:num w:numId="9" w16cid:durableId="1825782158">
    <w:abstractNumId w:val="3"/>
  </w:num>
  <w:num w:numId="10" w16cid:durableId="825634885">
    <w:abstractNumId w:val="3"/>
  </w:num>
  <w:num w:numId="11" w16cid:durableId="1930581261">
    <w:abstractNumId w:val="10"/>
  </w:num>
  <w:num w:numId="12" w16cid:durableId="76635020">
    <w:abstractNumId w:val="28"/>
  </w:num>
  <w:num w:numId="13" w16cid:durableId="1949660281">
    <w:abstractNumId w:val="18"/>
  </w:num>
  <w:num w:numId="14" w16cid:durableId="1083140057">
    <w:abstractNumId w:val="13"/>
  </w:num>
  <w:num w:numId="15" w16cid:durableId="1450860139">
    <w:abstractNumId w:val="0"/>
  </w:num>
  <w:num w:numId="16" w16cid:durableId="405148599">
    <w:abstractNumId w:val="20"/>
  </w:num>
  <w:num w:numId="17" w16cid:durableId="2011104633">
    <w:abstractNumId w:val="26"/>
  </w:num>
  <w:num w:numId="18" w16cid:durableId="455805128">
    <w:abstractNumId w:val="4"/>
  </w:num>
  <w:num w:numId="19" w16cid:durableId="1714311581">
    <w:abstractNumId w:val="5"/>
  </w:num>
  <w:num w:numId="20" w16cid:durableId="273220761">
    <w:abstractNumId w:val="15"/>
  </w:num>
  <w:num w:numId="21" w16cid:durableId="1161195921">
    <w:abstractNumId w:val="30"/>
  </w:num>
  <w:num w:numId="22" w16cid:durableId="1029988735">
    <w:abstractNumId w:val="29"/>
  </w:num>
  <w:num w:numId="23" w16cid:durableId="1545287131">
    <w:abstractNumId w:val="22"/>
  </w:num>
  <w:num w:numId="24" w16cid:durableId="204760941">
    <w:abstractNumId w:val="19"/>
  </w:num>
  <w:num w:numId="25" w16cid:durableId="957567473">
    <w:abstractNumId w:val="31"/>
  </w:num>
  <w:num w:numId="26" w16cid:durableId="809369646">
    <w:abstractNumId w:val="12"/>
  </w:num>
  <w:num w:numId="27" w16cid:durableId="701129674">
    <w:abstractNumId w:val="8"/>
  </w:num>
  <w:num w:numId="28" w16cid:durableId="1518345831">
    <w:abstractNumId w:val="27"/>
  </w:num>
  <w:num w:numId="29" w16cid:durableId="1860002576">
    <w:abstractNumId w:val="2"/>
  </w:num>
  <w:num w:numId="30" w16cid:durableId="1566799903">
    <w:abstractNumId w:val="11"/>
  </w:num>
  <w:num w:numId="31" w16cid:durableId="91053163">
    <w:abstractNumId w:val="17"/>
  </w:num>
  <w:num w:numId="32" w16cid:durableId="1482117402">
    <w:abstractNumId w:val="1"/>
  </w:num>
  <w:num w:numId="33" w16cid:durableId="1496872513">
    <w:abstractNumId w:val="23"/>
  </w:num>
  <w:num w:numId="34" w16cid:durableId="975329930">
    <w:abstractNumId w:val="6"/>
  </w:num>
  <w:num w:numId="35" w16cid:durableId="2029141611">
    <w:abstractNumId w:val="21"/>
  </w:num>
  <w:num w:numId="36" w16cid:durableId="1683579978">
    <w:abstractNumId w:val="16"/>
  </w:num>
  <w:num w:numId="37" w16cid:durableId="1173029030">
    <w:abstractNumId w:val="25"/>
  </w:num>
  <w:num w:numId="38" w16cid:durableId="1966228364">
    <w:abstractNumId w:val="9"/>
  </w:num>
  <w:num w:numId="39" w16cid:durableId="1884711691">
    <w:abstractNumId w:val="7"/>
  </w:num>
  <w:num w:numId="40" w16cid:durableId="1499424952">
    <w:abstractNumId w:val="14"/>
  </w:num>
  <w:num w:numId="41" w16cid:durableId="33504153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NP">
    <w15:presenceInfo w15:providerId="None" w15:userId="PN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3"/>
  <w:displayBackgroundShape/>
  <w:proofState w:spelling="clean" w:grammar="clean"/>
  <w:defaultTabStop w:val="720"/>
  <w:bookFoldPrinting/>
  <w:characterSpacingControl w:val="doNotCompress"/>
  <w:hdrShapeDefaults>
    <o:shapedefaults v:ext="edit" spidmax="2050">
      <o:colormru v:ext="edit" colors="#ffc,#ffffeb"/>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B5"/>
    <w:rsid w:val="0000166C"/>
    <w:rsid w:val="00005951"/>
    <w:rsid w:val="0000604C"/>
    <w:rsid w:val="000128B7"/>
    <w:rsid w:val="00012E3C"/>
    <w:rsid w:val="00016728"/>
    <w:rsid w:val="000243AD"/>
    <w:rsid w:val="000359B7"/>
    <w:rsid w:val="000403D0"/>
    <w:rsid w:val="0004667D"/>
    <w:rsid w:val="000502A4"/>
    <w:rsid w:val="0006025D"/>
    <w:rsid w:val="000631EF"/>
    <w:rsid w:val="00073586"/>
    <w:rsid w:val="000939E2"/>
    <w:rsid w:val="000A3575"/>
    <w:rsid w:val="000A7B4A"/>
    <w:rsid w:val="000B5159"/>
    <w:rsid w:val="000D67F0"/>
    <w:rsid w:val="000E2ED7"/>
    <w:rsid w:val="000F16F5"/>
    <w:rsid w:val="000F429F"/>
    <w:rsid w:val="001001B9"/>
    <w:rsid w:val="00102461"/>
    <w:rsid w:val="001028A7"/>
    <w:rsid w:val="00104192"/>
    <w:rsid w:val="00114B90"/>
    <w:rsid w:val="001269D1"/>
    <w:rsid w:val="001540B5"/>
    <w:rsid w:val="0015417A"/>
    <w:rsid w:val="001711F8"/>
    <w:rsid w:val="00180902"/>
    <w:rsid w:val="00185537"/>
    <w:rsid w:val="001D1346"/>
    <w:rsid w:val="001D6B8B"/>
    <w:rsid w:val="001E1A87"/>
    <w:rsid w:val="001E507B"/>
    <w:rsid w:val="001F5C8F"/>
    <w:rsid w:val="00207767"/>
    <w:rsid w:val="00216A6B"/>
    <w:rsid w:val="00226A5C"/>
    <w:rsid w:val="0023350E"/>
    <w:rsid w:val="002350E5"/>
    <w:rsid w:val="00237B7F"/>
    <w:rsid w:val="00240220"/>
    <w:rsid w:val="0024766A"/>
    <w:rsid w:val="00264A21"/>
    <w:rsid w:val="002842F0"/>
    <w:rsid w:val="00285B54"/>
    <w:rsid w:val="002A65F4"/>
    <w:rsid w:val="002A76C3"/>
    <w:rsid w:val="002B0398"/>
    <w:rsid w:val="002C3A8D"/>
    <w:rsid w:val="002C4C59"/>
    <w:rsid w:val="002D2A23"/>
    <w:rsid w:val="002E5A04"/>
    <w:rsid w:val="002F1174"/>
    <w:rsid w:val="003016D9"/>
    <w:rsid w:val="003163BE"/>
    <w:rsid w:val="00317C0B"/>
    <w:rsid w:val="00320C87"/>
    <w:rsid w:val="00324F87"/>
    <w:rsid w:val="00344A92"/>
    <w:rsid w:val="00347F79"/>
    <w:rsid w:val="00353EE3"/>
    <w:rsid w:val="0035436D"/>
    <w:rsid w:val="003564CE"/>
    <w:rsid w:val="00362C40"/>
    <w:rsid w:val="00364E0B"/>
    <w:rsid w:val="0037241D"/>
    <w:rsid w:val="00377662"/>
    <w:rsid w:val="0038007E"/>
    <w:rsid w:val="003806CF"/>
    <w:rsid w:val="00382C46"/>
    <w:rsid w:val="00382FD6"/>
    <w:rsid w:val="00387BE6"/>
    <w:rsid w:val="003C18CD"/>
    <w:rsid w:val="003D0C60"/>
    <w:rsid w:val="003D3952"/>
    <w:rsid w:val="003D400F"/>
    <w:rsid w:val="003D4885"/>
    <w:rsid w:val="003E1DCD"/>
    <w:rsid w:val="003F0C93"/>
    <w:rsid w:val="003F597F"/>
    <w:rsid w:val="00401616"/>
    <w:rsid w:val="00424AC1"/>
    <w:rsid w:val="004250F2"/>
    <w:rsid w:val="0043275F"/>
    <w:rsid w:val="004371B8"/>
    <w:rsid w:val="00447623"/>
    <w:rsid w:val="004536F9"/>
    <w:rsid w:val="00466682"/>
    <w:rsid w:val="00490981"/>
    <w:rsid w:val="0049731C"/>
    <w:rsid w:val="004A569A"/>
    <w:rsid w:val="004B0F9C"/>
    <w:rsid w:val="004B5AFF"/>
    <w:rsid w:val="004C0E29"/>
    <w:rsid w:val="004C5C20"/>
    <w:rsid w:val="004C6D8F"/>
    <w:rsid w:val="004D01CF"/>
    <w:rsid w:val="004D42CD"/>
    <w:rsid w:val="004D748B"/>
    <w:rsid w:val="004F4673"/>
    <w:rsid w:val="004F4932"/>
    <w:rsid w:val="005020A4"/>
    <w:rsid w:val="00502659"/>
    <w:rsid w:val="00503F0B"/>
    <w:rsid w:val="00505FF6"/>
    <w:rsid w:val="00516C83"/>
    <w:rsid w:val="0052366A"/>
    <w:rsid w:val="005326BC"/>
    <w:rsid w:val="00534D84"/>
    <w:rsid w:val="005410A2"/>
    <w:rsid w:val="0055059C"/>
    <w:rsid w:val="00551547"/>
    <w:rsid w:val="0055552E"/>
    <w:rsid w:val="005559AA"/>
    <w:rsid w:val="00560AD4"/>
    <w:rsid w:val="00585F3D"/>
    <w:rsid w:val="005870FC"/>
    <w:rsid w:val="00594B29"/>
    <w:rsid w:val="00595E6D"/>
    <w:rsid w:val="005B6EC2"/>
    <w:rsid w:val="005B7C7D"/>
    <w:rsid w:val="005C4512"/>
    <w:rsid w:val="005D6FC6"/>
    <w:rsid w:val="005D7326"/>
    <w:rsid w:val="005D75EA"/>
    <w:rsid w:val="005E4F78"/>
    <w:rsid w:val="005E5338"/>
    <w:rsid w:val="005F20B1"/>
    <w:rsid w:val="0060082D"/>
    <w:rsid w:val="00603EE0"/>
    <w:rsid w:val="00605360"/>
    <w:rsid w:val="00613E94"/>
    <w:rsid w:val="006224E2"/>
    <w:rsid w:val="00625622"/>
    <w:rsid w:val="006373D5"/>
    <w:rsid w:val="0065319B"/>
    <w:rsid w:val="0065460A"/>
    <w:rsid w:val="006607FE"/>
    <w:rsid w:val="00661808"/>
    <w:rsid w:val="0067300C"/>
    <w:rsid w:val="0069029F"/>
    <w:rsid w:val="0069093C"/>
    <w:rsid w:val="00693086"/>
    <w:rsid w:val="00694AD8"/>
    <w:rsid w:val="006964D7"/>
    <w:rsid w:val="006A5BE6"/>
    <w:rsid w:val="006B3CC7"/>
    <w:rsid w:val="006B7B3D"/>
    <w:rsid w:val="006C5848"/>
    <w:rsid w:val="006C6768"/>
    <w:rsid w:val="006C7466"/>
    <w:rsid w:val="006D1095"/>
    <w:rsid w:val="00702381"/>
    <w:rsid w:val="007030C9"/>
    <w:rsid w:val="0070578C"/>
    <w:rsid w:val="00712101"/>
    <w:rsid w:val="007203C9"/>
    <w:rsid w:val="00757E4B"/>
    <w:rsid w:val="007654A5"/>
    <w:rsid w:val="00786A89"/>
    <w:rsid w:val="00792703"/>
    <w:rsid w:val="007A5052"/>
    <w:rsid w:val="007A7E29"/>
    <w:rsid w:val="007C0FC4"/>
    <w:rsid w:val="007D5F4E"/>
    <w:rsid w:val="007D6266"/>
    <w:rsid w:val="007D7E24"/>
    <w:rsid w:val="007F5EF2"/>
    <w:rsid w:val="008006E5"/>
    <w:rsid w:val="00801D8C"/>
    <w:rsid w:val="00825096"/>
    <w:rsid w:val="00825406"/>
    <w:rsid w:val="008267A5"/>
    <w:rsid w:val="008350BF"/>
    <w:rsid w:val="00837A82"/>
    <w:rsid w:val="00852A3A"/>
    <w:rsid w:val="00853BB0"/>
    <w:rsid w:val="00855C25"/>
    <w:rsid w:val="008619D6"/>
    <w:rsid w:val="00881882"/>
    <w:rsid w:val="008A0268"/>
    <w:rsid w:val="008B614D"/>
    <w:rsid w:val="008B6F56"/>
    <w:rsid w:val="008D065D"/>
    <w:rsid w:val="008F205D"/>
    <w:rsid w:val="009066AD"/>
    <w:rsid w:val="00907010"/>
    <w:rsid w:val="00917362"/>
    <w:rsid w:val="0092119B"/>
    <w:rsid w:val="00950179"/>
    <w:rsid w:val="0095369D"/>
    <w:rsid w:val="009639F4"/>
    <w:rsid w:val="0096466C"/>
    <w:rsid w:val="00985BE6"/>
    <w:rsid w:val="009B3481"/>
    <w:rsid w:val="009D2A80"/>
    <w:rsid w:val="009E4823"/>
    <w:rsid w:val="009E62B9"/>
    <w:rsid w:val="009F12E3"/>
    <w:rsid w:val="00A047B6"/>
    <w:rsid w:val="00A06ECA"/>
    <w:rsid w:val="00A1094D"/>
    <w:rsid w:val="00A1373A"/>
    <w:rsid w:val="00A22ED9"/>
    <w:rsid w:val="00A24571"/>
    <w:rsid w:val="00A259F3"/>
    <w:rsid w:val="00A57C52"/>
    <w:rsid w:val="00A7120F"/>
    <w:rsid w:val="00A7192A"/>
    <w:rsid w:val="00A71AF3"/>
    <w:rsid w:val="00AB0AF4"/>
    <w:rsid w:val="00AB2FB3"/>
    <w:rsid w:val="00AB3D8B"/>
    <w:rsid w:val="00AD5F16"/>
    <w:rsid w:val="00AE53FA"/>
    <w:rsid w:val="00B22479"/>
    <w:rsid w:val="00B32023"/>
    <w:rsid w:val="00B414FE"/>
    <w:rsid w:val="00B604B3"/>
    <w:rsid w:val="00B60CF3"/>
    <w:rsid w:val="00B63821"/>
    <w:rsid w:val="00B65FBB"/>
    <w:rsid w:val="00B74415"/>
    <w:rsid w:val="00B76018"/>
    <w:rsid w:val="00B82902"/>
    <w:rsid w:val="00BA3448"/>
    <w:rsid w:val="00BB0A63"/>
    <w:rsid w:val="00BB6F3D"/>
    <w:rsid w:val="00BD4CC3"/>
    <w:rsid w:val="00BE157E"/>
    <w:rsid w:val="00BE3B80"/>
    <w:rsid w:val="00BF25F9"/>
    <w:rsid w:val="00BF6CD2"/>
    <w:rsid w:val="00C30C85"/>
    <w:rsid w:val="00C45EC5"/>
    <w:rsid w:val="00C46D7F"/>
    <w:rsid w:val="00C5082A"/>
    <w:rsid w:val="00C627C0"/>
    <w:rsid w:val="00C66349"/>
    <w:rsid w:val="00C67038"/>
    <w:rsid w:val="00C672BE"/>
    <w:rsid w:val="00C67AE9"/>
    <w:rsid w:val="00C70130"/>
    <w:rsid w:val="00C7036D"/>
    <w:rsid w:val="00C75503"/>
    <w:rsid w:val="00C81B93"/>
    <w:rsid w:val="00C87CFD"/>
    <w:rsid w:val="00C91300"/>
    <w:rsid w:val="00CA080F"/>
    <w:rsid w:val="00CA6000"/>
    <w:rsid w:val="00CB1336"/>
    <w:rsid w:val="00CB1F38"/>
    <w:rsid w:val="00CB4F3F"/>
    <w:rsid w:val="00CB78F9"/>
    <w:rsid w:val="00CC2C0A"/>
    <w:rsid w:val="00CD0DAF"/>
    <w:rsid w:val="00CD3118"/>
    <w:rsid w:val="00CD4F9A"/>
    <w:rsid w:val="00CD6BAA"/>
    <w:rsid w:val="00CE5181"/>
    <w:rsid w:val="00CF32B0"/>
    <w:rsid w:val="00D07A72"/>
    <w:rsid w:val="00D15305"/>
    <w:rsid w:val="00D161BD"/>
    <w:rsid w:val="00D30306"/>
    <w:rsid w:val="00D30B8D"/>
    <w:rsid w:val="00D3585A"/>
    <w:rsid w:val="00D41496"/>
    <w:rsid w:val="00D41696"/>
    <w:rsid w:val="00D62565"/>
    <w:rsid w:val="00D6552F"/>
    <w:rsid w:val="00D66F3A"/>
    <w:rsid w:val="00D70A98"/>
    <w:rsid w:val="00D771C6"/>
    <w:rsid w:val="00D81C7B"/>
    <w:rsid w:val="00D84F2A"/>
    <w:rsid w:val="00D9010A"/>
    <w:rsid w:val="00D922DF"/>
    <w:rsid w:val="00D92E0E"/>
    <w:rsid w:val="00DA33A2"/>
    <w:rsid w:val="00DA7841"/>
    <w:rsid w:val="00DB5D61"/>
    <w:rsid w:val="00DC0DDB"/>
    <w:rsid w:val="00DC406D"/>
    <w:rsid w:val="00DC47E2"/>
    <w:rsid w:val="00DC6BFE"/>
    <w:rsid w:val="00DE1C78"/>
    <w:rsid w:val="00DE2B32"/>
    <w:rsid w:val="00DF06E0"/>
    <w:rsid w:val="00E0630A"/>
    <w:rsid w:val="00E161E4"/>
    <w:rsid w:val="00E21F53"/>
    <w:rsid w:val="00E324B1"/>
    <w:rsid w:val="00E33846"/>
    <w:rsid w:val="00E3660C"/>
    <w:rsid w:val="00E62E0A"/>
    <w:rsid w:val="00E65B56"/>
    <w:rsid w:val="00EA4095"/>
    <w:rsid w:val="00EA40EE"/>
    <w:rsid w:val="00EA6072"/>
    <w:rsid w:val="00EB1FD6"/>
    <w:rsid w:val="00EC26ED"/>
    <w:rsid w:val="00ED48EF"/>
    <w:rsid w:val="00EE50FD"/>
    <w:rsid w:val="00EE6D41"/>
    <w:rsid w:val="00F1352A"/>
    <w:rsid w:val="00F136C0"/>
    <w:rsid w:val="00F35982"/>
    <w:rsid w:val="00F369FE"/>
    <w:rsid w:val="00F413B1"/>
    <w:rsid w:val="00F43DBB"/>
    <w:rsid w:val="00F551E5"/>
    <w:rsid w:val="00F60FBD"/>
    <w:rsid w:val="00F64668"/>
    <w:rsid w:val="00F678CF"/>
    <w:rsid w:val="00F742E0"/>
    <w:rsid w:val="00F7618A"/>
    <w:rsid w:val="00F82B4F"/>
    <w:rsid w:val="00F916AF"/>
    <w:rsid w:val="00F94973"/>
    <w:rsid w:val="00F97097"/>
    <w:rsid w:val="00FA5A60"/>
    <w:rsid w:val="00FC29F3"/>
    <w:rsid w:val="00FC3B25"/>
    <w:rsid w:val="00FC4356"/>
    <w:rsid w:val="00FD0A8E"/>
    <w:rsid w:val="00FF0B50"/>
    <w:rsid w:val="00FF736C"/>
    <w:rsid w:val="00FF7C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ffffeb"/>
    </o:shapedefaults>
    <o:shapelayout v:ext="edit">
      <o:idmap v:ext="edit" data="2"/>
    </o:shapelayout>
  </w:shapeDefaults>
  <w:decimalSymbol w:val="."/>
  <w:listSeparator w:val=","/>
  <w14:docId w14:val="7AA7CDA3"/>
  <w15:chartTrackingRefBased/>
  <w15:docId w15:val="{CABC3F1F-35A9-4C0C-BE0B-B361AB439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9F4"/>
    <w:pPr>
      <w:spacing w:line="240" w:lineRule="auto"/>
    </w:pPr>
    <w:rPr>
      <w:bCs/>
      <w:lang w:bidi="ar-EG"/>
    </w:rPr>
  </w:style>
  <w:style w:type="paragraph" w:styleId="Heading1">
    <w:name w:val="heading 1"/>
    <w:basedOn w:val="Normal"/>
    <w:next w:val="Normal"/>
    <w:link w:val="Heading1Char"/>
    <w:uiPriority w:val="9"/>
    <w:qFormat/>
    <w:rsid w:val="001540B5"/>
    <w:pPr>
      <w:keepNext/>
      <w:keepLines/>
      <w:pBdr>
        <w:bottom w:val="single" w:sz="4" w:space="1" w:color="4472C4" w:themeColor="accent1"/>
      </w:pBdr>
      <w:spacing w:before="400" w:after="40"/>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9639F4"/>
    <w:pPr>
      <w:keepNext/>
      <w:keepLines/>
      <w:spacing w:before="160" w:after="0" w:line="360" w:lineRule="auto"/>
      <w:outlineLvl w:val="1"/>
    </w:pPr>
    <w:rPr>
      <w:rFonts w:asciiTheme="majorHAnsi" w:eastAsiaTheme="majorEastAsia" w:hAnsiTheme="majorHAnsi" w:cstheme="majorBidi"/>
      <w:bCs w:val="0"/>
      <w:color w:val="2F5496" w:themeColor="accent1" w:themeShade="BF"/>
      <w:sz w:val="28"/>
      <w:szCs w:val="28"/>
      <w:u w:val="single"/>
    </w:rPr>
  </w:style>
  <w:style w:type="paragraph" w:styleId="Heading3">
    <w:name w:val="heading 3"/>
    <w:basedOn w:val="Normal"/>
    <w:next w:val="Normal"/>
    <w:link w:val="Heading3Char"/>
    <w:uiPriority w:val="9"/>
    <w:unhideWhenUsed/>
    <w:qFormat/>
    <w:rsid w:val="009639F4"/>
    <w:pPr>
      <w:keepNext/>
      <w:keepLines/>
      <w:spacing w:before="80" w:after="0"/>
      <w:outlineLvl w:val="2"/>
    </w:pPr>
    <w:rPr>
      <w:rFonts w:asciiTheme="majorHAnsi" w:eastAsiaTheme="majorEastAsia" w:hAnsiTheme="majorHAnsi" w:cstheme="majorBidi"/>
      <w:bCs w:val="0"/>
      <w:color w:val="8EAADB" w:themeColor="accent1" w:themeTint="99"/>
      <w:sz w:val="26"/>
      <w:szCs w:val="26"/>
    </w:rPr>
  </w:style>
  <w:style w:type="paragraph" w:styleId="Heading4">
    <w:name w:val="heading 4"/>
    <w:basedOn w:val="Normal"/>
    <w:next w:val="Normal"/>
    <w:link w:val="Heading4Char"/>
    <w:uiPriority w:val="9"/>
    <w:unhideWhenUsed/>
    <w:qFormat/>
    <w:rsid w:val="001540B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540B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540B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540B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540B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540B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B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9639F4"/>
    <w:rPr>
      <w:rFonts w:asciiTheme="majorHAnsi" w:eastAsiaTheme="majorEastAsia" w:hAnsiTheme="majorHAnsi" w:cstheme="majorBidi"/>
      <w:bCs/>
      <w:color w:val="2F5496" w:themeColor="accent1" w:themeShade="BF"/>
      <w:sz w:val="28"/>
      <w:szCs w:val="28"/>
      <w:u w:val="single"/>
      <w:lang w:bidi="ar-EG"/>
    </w:rPr>
  </w:style>
  <w:style w:type="character" w:customStyle="1" w:styleId="Heading3Char">
    <w:name w:val="Heading 3 Char"/>
    <w:basedOn w:val="DefaultParagraphFont"/>
    <w:link w:val="Heading3"/>
    <w:uiPriority w:val="9"/>
    <w:rsid w:val="009639F4"/>
    <w:rPr>
      <w:rFonts w:asciiTheme="majorHAnsi" w:eastAsiaTheme="majorEastAsia" w:hAnsiTheme="majorHAnsi" w:cstheme="majorBidi"/>
      <w:bCs/>
      <w:color w:val="8EAADB" w:themeColor="accent1" w:themeTint="99"/>
      <w:sz w:val="26"/>
      <w:szCs w:val="26"/>
      <w:lang w:bidi="ar-EG"/>
    </w:rPr>
  </w:style>
  <w:style w:type="character" w:customStyle="1" w:styleId="Heading4Char">
    <w:name w:val="Heading 4 Char"/>
    <w:basedOn w:val="DefaultParagraphFont"/>
    <w:link w:val="Heading4"/>
    <w:uiPriority w:val="9"/>
    <w:rsid w:val="001540B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540B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540B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540B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540B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540B5"/>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1540B5"/>
    <w:pPr>
      <w:spacing w:after="0"/>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540B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540B5"/>
    <w:pPr>
      <w:numPr>
        <w:ilvl w:val="1"/>
      </w:numPr>
      <w:spacing w:after="240"/>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540B5"/>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1540B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540B5"/>
    <w:rPr>
      <w:i/>
      <w:iCs/>
    </w:rPr>
  </w:style>
  <w:style w:type="paragraph" w:styleId="ListParagraph">
    <w:name w:val="List Paragraph"/>
    <w:basedOn w:val="Normal"/>
    <w:uiPriority w:val="34"/>
    <w:qFormat/>
    <w:rsid w:val="001540B5"/>
    <w:pPr>
      <w:ind w:left="720"/>
      <w:contextualSpacing/>
    </w:pPr>
  </w:style>
  <w:style w:type="character" w:styleId="IntenseEmphasis">
    <w:name w:val="Intense Emphasis"/>
    <w:basedOn w:val="DefaultParagraphFont"/>
    <w:uiPriority w:val="21"/>
    <w:qFormat/>
    <w:rsid w:val="001540B5"/>
    <w:rPr>
      <w:b/>
      <w:bCs/>
      <w:i/>
      <w:iCs/>
    </w:rPr>
  </w:style>
  <w:style w:type="paragraph" w:styleId="IntenseQuote">
    <w:name w:val="Intense Quote"/>
    <w:basedOn w:val="Normal"/>
    <w:next w:val="Normal"/>
    <w:link w:val="IntenseQuoteChar"/>
    <w:uiPriority w:val="30"/>
    <w:qFormat/>
    <w:rsid w:val="001540B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540B5"/>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1540B5"/>
    <w:rPr>
      <w:b/>
      <w:bCs/>
      <w:smallCaps/>
      <w:u w:val="single"/>
    </w:rPr>
  </w:style>
  <w:style w:type="paragraph" w:styleId="FootnoteText">
    <w:name w:val="footnote text"/>
    <w:basedOn w:val="Normal"/>
    <w:link w:val="FootnoteTextChar"/>
    <w:uiPriority w:val="99"/>
    <w:semiHidden/>
    <w:unhideWhenUsed/>
    <w:rsid w:val="001540B5"/>
    <w:pPr>
      <w:spacing w:after="0"/>
    </w:pPr>
    <w:rPr>
      <w:sz w:val="20"/>
      <w:szCs w:val="20"/>
    </w:rPr>
  </w:style>
  <w:style w:type="character" w:customStyle="1" w:styleId="FootnoteTextChar">
    <w:name w:val="Footnote Text Char"/>
    <w:basedOn w:val="DefaultParagraphFont"/>
    <w:link w:val="FootnoteText"/>
    <w:uiPriority w:val="99"/>
    <w:semiHidden/>
    <w:rsid w:val="001540B5"/>
    <w:rPr>
      <w:sz w:val="20"/>
      <w:szCs w:val="20"/>
    </w:rPr>
  </w:style>
  <w:style w:type="character" w:styleId="FootnoteReference">
    <w:name w:val="footnote reference"/>
    <w:basedOn w:val="DefaultParagraphFont"/>
    <w:uiPriority w:val="99"/>
    <w:semiHidden/>
    <w:unhideWhenUsed/>
    <w:rsid w:val="001540B5"/>
    <w:rPr>
      <w:vertAlign w:val="superscript"/>
    </w:rPr>
  </w:style>
  <w:style w:type="paragraph" w:styleId="Caption">
    <w:name w:val="caption"/>
    <w:basedOn w:val="Normal"/>
    <w:next w:val="Normal"/>
    <w:uiPriority w:val="35"/>
    <w:semiHidden/>
    <w:unhideWhenUsed/>
    <w:qFormat/>
    <w:rsid w:val="001540B5"/>
    <w:rPr>
      <w:b/>
      <w:bCs w:val="0"/>
      <w:color w:val="404040" w:themeColor="text1" w:themeTint="BF"/>
      <w:sz w:val="20"/>
      <w:szCs w:val="20"/>
    </w:rPr>
  </w:style>
  <w:style w:type="character" w:styleId="Strong">
    <w:name w:val="Strong"/>
    <w:basedOn w:val="DefaultParagraphFont"/>
    <w:uiPriority w:val="22"/>
    <w:qFormat/>
    <w:rsid w:val="001540B5"/>
    <w:rPr>
      <w:b/>
      <w:bCs/>
    </w:rPr>
  </w:style>
  <w:style w:type="character" w:styleId="Emphasis">
    <w:name w:val="Emphasis"/>
    <w:basedOn w:val="DefaultParagraphFont"/>
    <w:uiPriority w:val="20"/>
    <w:qFormat/>
    <w:rsid w:val="001540B5"/>
    <w:rPr>
      <w:i/>
      <w:iCs/>
    </w:rPr>
  </w:style>
  <w:style w:type="paragraph" w:styleId="NoSpacing">
    <w:name w:val="No Spacing"/>
    <w:link w:val="NoSpacingChar"/>
    <w:uiPriority w:val="1"/>
    <w:qFormat/>
    <w:rsid w:val="00FC3B25"/>
    <w:pPr>
      <w:spacing w:after="0" w:line="240" w:lineRule="auto"/>
    </w:pPr>
    <w:rPr>
      <w:bCs/>
    </w:rPr>
  </w:style>
  <w:style w:type="character" w:styleId="SubtleEmphasis">
    <w:name w:val="Subtle Emphasis"/>
    <w:basedOn w:val="DefaultParagraphFont"/>
    <w:uiPriority w:val="19"/>
    <w:qFormat/>
    <w:rsid w:val="001540B5"/>
    <w:rPr>
      <w:i/>
      <w:iCs/>
      <w:color w:val="595959" w:themeColor="text1" w:themeTint="A6"/>
    </w:rPr>
  </w:style>
  <w:style w:type="character" w:styleId="SubtleReference">
    <w:name w:val="Subtle Reference"/>
    <w:basedOn w:val="DefaultParagraphFont"/>
    <w:uiPriority w:val="31"/>
    <w:qFormat/>
    <w:rsid w:val="001540B5"/>
    <w:rPr>
      <w:smallCaps/>
      <w:color w:val="404040" w:themeColor="text1" w:themeTint="BF"/>
    </w:rPr>
  </w:style>
  <w:style w:type="character" w:styleId="BookTitle">
    <w:name w:val="Book Title"/>
    <w:basedOn w:val="DefaultParagraphFont"/>
    <w:uiPriority w:val="33"/>
    <w:qFormat/>
    <w:rsid w:val="001540B5"/>
    <w:rPr>
      <w:b/>
      <w:bCs/>
      <w:smallCaps/>
    </w:rPr>
  </w:style>
  <w:style w:type="paragraph" w:styleId="TOCHeading">
    <w:name w:val="TOC Heading"/>
    <w:basedOn w:val="Heading1"/>
    <w:next w:val="Normal"/>
    <w:uiPriority w:val="39"/>
    <w:unhideWhenUsed/>
    <w:qFormat/>
    <w:rsid w:val="001540B5"/>
    <w:pPr>
      <w:outlineLvl w:val="9"/>
    </w:pPr>
  </w:style>
  <w:style w:type="character" w:styleId="LineNumber">
    <w:name w:val="line number"/>
    <w:basedOn w:val="DefaultParagraphFont"/>
    <w:uiPriority w:val="99"/>
    <w:semiHidden/>
    <w:unhideWhenUsed/>
    <w:rsid w:val="001540B5"/>
  </w:style>
  <w:style w:type="paragraph" w:styleId="Header">
    <w:name w:val="header"/>
    <w:basedOn w:val="Normal"/>
    <w:link w:val="HeaderChar"/>
    <w:uiPriority w:val="99"/>
    <w:unhideWhenUsed/>
    <w:rsid w:val="001540B5"/>
    <w:pPr>
      <w:tabs>
        <w:tab w:val="center" w:pos="4153"/>
        <w:tab w:val="right" w:pos="8306"/>
      </w:tabs>
      <w:spacing w:after="0"/>
    </w:pPr>
  </w:style>
  <w:style w:type="character" w:customStyle="1" w:styleId="HeaderChar">
    <w:name w:val="Header Char"/>
    <w:basedOn w:val="DefaultParagraphFont"/>
    <w:link w:val="Header"/>
    <w:uiPriority w:val="99"/>
    <w:rsid w:val="001540B5"/>
    <w:rPr>
      <w:lang w:bidi="ar-EG"/>
    </w:rPr>
  </w:style>
  <w:style w:type="paragraph" w:styleId="Footer">
    <w:name w:val="footer"/>
    <w:basedOn w:val="Normal"/>
    <w:link w:val="FooterChar"/>
    <w:uiPriority w:val="99"/>
    <w:unhideWhenUsed/>
    <w:rsid w:val="001540B5"/>
    <w:pPr>
      <w:tabs>
        <w:tab w:val="center" w:pos="4153"/>
        <w:tab w:val="right" w:pos="8306"/>
      </w:tabs>
      <w:spacing w:after="0"/>
    </w:pPr>
  </w:style>
  <w:style w:type="character" w:customStyle="1" w:styleId="FooterChar">
    <w:name w:val="Footer Char"/>
    <w:basedOn w:val="DefaultParagraphFont"/>
    <w:link w:val="Footer"/>
    <w:uiPriority w:val="99"/>
    <w:rsid w:val="001540B5"/>
    <w:rPr>
      <w:lang w:bidi="ar-EG"/>
    </w:rPr>
  </w:style>
  <w:style w:type="character" w:styleId="PlaceholderText">
    <w:name w:val="Placeholder Text"/>
    <w:basedOn w:val="DefaultParagraphFont"/>
    <w:uiPriority w:val="99"/>
    <w:semiHidden/>
    <w:rsid w:val="001540B5"/>
    <w:rPr>
      <w:color w:val="666666"/>
    </w:rPr>
  </w:style>
  <w:style w:type="character" w:customStyle="1" w:styleId="NoSpacingChar">
    <w:name w:val="No Spacing Char"/>
    <w:basedOn w:val="DefaultParagraphFont"/>
    <w:link w:val="NoSpacing"/>
    <w:uiPriority w:val="1"/>
    <w:rsid w:val="00FC3B25"/>
    <w:rPr>
      <w:bCs/>
    </w:rPr>
  </w:style>
  <w:style w:type="paragraph" w:styleId="TOC1">
    <w:name w:val="toc 1"/>
    <w:basedOn w:val="Normal"/>
    <w:next w:val="Normal"/>
    <w:autoRedefine/>
    <w:uiPriority w:val="39"/>
    <w:unhideWhenUsed/>
    <w:rsid w:val="00CF32B0"/>
    <w:pPr>
      <w:spacing w:after="100"/>
    </w:pPr>
  </w:style>
  <w:style w:type="character" w:styleId="Hyperlink">
    <w:name w:val="Hyperlink"/>
    <w:basedOn w:val="DefaultParagraphFont"/>
    <w:uiPriority w:val="99"/>
    <w:unhideWhenUsed/>
    <w:rsid w:val="00CF32B0"/>
    <w:rPr>
      <w:color w:val="0563C1" w:themeColor="hyperlink"/>
      <w:u w:val="single"/>
    </w:rPr>
  </w:style>
  <w:style w:type="character" w:styleId="UnresolvedMention">
    <w:name w:val="Unresolved Mention"/>
    <w:basedOn w:val="DefaultParagraphFont"/>
    <w:uiPriority w:val="99"/>
    <w:semiHidden/>
    <w:unhideWhenUsed/>
    <w:rsid w:val="00CF32B0"/>
    <w:rPr>
      <w:color w:val="605E5C"/>
      <w:shd w:val="clear" w:color="auto" w:fill="E1DFDD"/>
    </w:rPr>
  </w:style>
  <w:style w:type="paragraph" w:styleId="TOC2">
    <w:name w:val="toc 2"/>
    <w:basedOn w:val="Normal"/>
    <w:next w:val="Normal"/>
    <w:autoRedefine/>
    <w:uiPriority w:val="39"/>
    <w:unhideWhenUsed/>
    <w:rsid w:val="00CF32B0"/>
    <w:pPr>
      <w:tabs>
        <w:tab w:val="right" w:leader="dot" w:pos="5030"/>
      </w:tabs>
      <w:bidi/>
      <w:spacing w:after="100"/>
      <w:ind w:left="210"/>
    </w:pPr>
  </w:style>
  <w:style w:type="table" w:styleId="GridTable1Light-Accent2">
    <w:name w:val="Grid Table 1 Light Accent 2"/>
    <w:basedOn w:val="TableNormal"/>
    <w:uiPriority w:val="46"/>
    <w:rsid w:val="00CF32B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CF32B0"/>
    <w:pPr>
      <w:tabs>
        <w:tab w:val="right" w:leader="dot" w:pos="5030"/>
      </w:tabs>
      <w:bidi/>
      <w:spacing w:after="100"/>
      <w:ind w:left="720"/>
    </w:pPr>
  </w:style>
  <w:style w:type="paragraph" w:styleId="Revision">
    <w:name w:val="Revision"/>
    <w:hidden/>
    <w:uiPriority w:val="99"/>
    <w:semiHidden/>
    <w:rsid w:val="007C0FC4"/>
    <w:pPr>
      <w:spacing w:after="0" w:line="240" w:lineRule="auto"/>
    </w:pPr>
    <w:rPr>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066972">
      <w:bodyDiv w:val="1"/>
      <w:marLeft w:val="0"/>
      <w:marRight w:val="0"/>
      <w:marTop w:val="0"/>
      <w:marBottom w:val="0"/>
      <w:divBdr>
        <w:top w:val="none" w:sz="0" w:space="0" w:color="auto"/>
        <w:left w:val="none" w:sz="0" w:space="0" w:color="auto"/>
        <w:bottom w:val="none" w:sz="0" w:space="0" w:color="auto"/>
        <w:right w:val="none" w:sz="0" w:space="0" w:color="auto"/>
      </w:divBdr>
      <w:divsChild>
        <w:div w:id="2121870594">
          <w:marLeft w:val="0"/>
          <w:marRight w:val="0"/>
          <w:marTop w:val="0"/>
          <w:marBottom w:val="0"/>
          <w:divBdr>
            <w:top w:val="single" w:sz="2" w:space="0" w:color="E5E7EB"/>
            <w:left w:val="single" w:sz="2" w:space="0" w:color="E5E7EB"/>
            <w:bottom w:val="single" w:sz="2" w:space="0" w:color="E5E7EB"/>
            <w:right w:val="single" w:sz="2" w:space="0" w:color="E5E7EB"/>
          </w:divBdr>
          <w:divsChild>
            <w:div w:id="859200892">
              <w:marLeft w:val="0"/>
              <w:marRight w:val="0"/>
              <w:marTop w:val="0"/>
              <w:marBottom w:val="0"/>
              <w:divBdr>
                <w:top w:val="single" w:sz="2" w:space="0" w:color="auto"/>
                <w:left w:val="single" w:sz="2" w:space="0" w:color="auto"/>
                <w:bottom w:val="single" w:sz="2" w:space="0" w:color="auto"/>
                <w:right w:val="single" w:sz="2" w:space="0" w:color="auto"/>
              </w:divBdr>
            </w:div>
          </w:divsChild>
        </w:div>
        <w:div w:id="715395891">
          <w:marLeft w:val="0"/>
          <w:marRight w:val="0"/>
          <w:marTop w:val="0"/>
          <w:marBottom w:val="0"/>
          <w:divBdr>
            <w:top w:val="single" w:sz="2" w:space="0" w:color="E5E7EB"/>
            <w:left w:val="single" w:sz="2" w:space="0" w:color="E5E7EB"/>
            <w:bottom w:val="single" w:sz="2" w:space="0" w:color="E5E7EB"/>
            <w:right w:val="single" w:sz="2" w:space="0" w:color="E5E7EB"/>
          </w:divBdr>
          <w:divsChild>
            <w:div w:id="1907915686">
              <w:marLeft w:val="0"/>
              <w:marRight w:val="0"/>
              <w:marTop w:val="0"/>
              <w:marBottom w:val="0"/>
              <w:divBdr>
                <w:top w:val="single" w:sz="2" w:space="0" w:color="auto"/>
                <w:left w:val="single" w:sz="2" w:space="0" w:color="auto"/>
                <w:bottom w:val="single" w:sz="2" w:space="0" w:color="auto"/>
                <w:right w:val="single" w:sz="2" w:space="0" w:color="auto"/>
              </w:divBdr>
            </w:div>
          </w:divsChild>
        </w:div>
        <w:div w:id="799424129">
          <w:marLeft w:val="0"/>
          <w:marRight w:val="0"/>
          <w:marTop w:val="0"/>
          <w:marBottom w:val="0"/>
          <w:divBdr>
            <w:top w:val="single" w:sz="2" w:space="0" w:color="E5E7EB"/>
            <w:left w:val="single" w:sz="2" w:space="0" w:color="E5E7EB"/>
            <w:bottom w:val="single" w:sz="2" w:space="0" w:color="E5E7EB"/>
            <w:right w:val="single" w:sz="2" w:space="0" w:color="E5E7EB"/>
          </w:divBdr>
          <w:divsChild>
            <w:div w:id="1500149559">
              <w:marLeft w:val="0"/>
              <w:marRight w:val="0"/>
              <w:marTop w:val="0"/>
              <w:marBottom w:val="0"/>
              <w:divBdr>
                <w:top w:val="single" w:sz="2" w:space="0" w:color="auto"/>
                <w:left w:val="single" w:sz="2" w:space="0" w:color="auto"/>
                <w:bottom w:val="single" w:sz="2" w:space="0" w:color="auto"/>
                <w:right w:val="single" w:sz="2" w:space="0" w:color="auto"/>
              </w:divBdr>
            </w:div>
          </w:divsChild>
        </w:div>
        <w:div w:id="1030572434">
          <w:marLeft w:val="0"/>
          <w:marRight w:val="0"/>
          <w:marTop w:val="0"/>
          <w:marBottom w:val="0"/>
          <w:divBdr>
            <w:top w:val="single" w:sz="2" w:space="0" w:color="E5E7EB"/>
            <w:left w:val="single" w:sz="2" w:space="0" w:color="E5E7EB"/>
            <w:bottom w:val="single" w:sz="2" w:space="0" w:color="E5E7EB"/>
            <w:right w:val="single" w:sz="2" w:space="0" w:color="E5E7EB"/>
          </w:divBdr>
          <w:divsChild>
            <w:div w:id="1648196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1042600">
      <w:bodyDiv w:val="1"/>
      <w:marLeft w:val="0"/>
      <w:marRight w:val="0"/>
      <w:marTop w:val="0"/>
      <w:marBottom w:val="0"/>
      <w:divBdr>
        <w:top w:val="none" w:sz="0" w:space="0" w:color="auto"/>
        <w:left w:val="none" w:sz="0" w:space="0" w:color="auto"/>
        <w:bottom w:val="none" w:sz="0" w:space="0" w:color="auto"/>
        <w:right w:val="none" w:sz="0" w:space="0" w:color="auto"/>
      </w:divBdr>
      <w:divsChild>
        <w:div w:id="242179815">
          <w:marLeft w:val="0"/>
          <w:marRight w:val="0"/>
          <w:marTop w:val="0"/>
          <w:marBottom w:val="0"/>
          <w:divBdr>
            <w:top w:val="single" w:sz="2" w:space="0" w:color="E5E7EB"/>
            <w:left w:val="single" w:sz="2" w:space="0" w:color="E5E7EB"/>
            <w:bottom w:val="single" w:sz="2" w:space="0" w:color="E5E7EB"/>
            <w:right w:val="single" w:sz="2" w:space="0" w:color="E5E7EB"/>
          </w:divBdr>
          <w:divsChild>
            <w:div w:id="901983028">
              <w:marLeft w:val="0"/>
              <w:marRight w:val="0"/>
              <w:marTop w:val="0"/>
              <w:marBottom w:val="0"/>
              <w:divBdr>
                <w:top w:val="single" w:sz="2" w:space="0" w:color="auto"/>
                <w:left w:val="single" w:sz="2" w:space="0" w:color="auto"/>
                <w:bottom w:val="single" w:sz="2" w:space="0" w:color="auto"/>
                <w:right w:val="single" w:sz="2" w:space="0" w:color="auto"/>
              </w:divBdr>
            </w:div>
          </w:divsChild>
        </w:div>
        <w:div w:id="1769810317">
          <w:marLeft w:val="0"/>
          <w:marRight w:val="0"/>
          <w:marTop w:val="0"/>
          <w:marBottom w:val="0"/>
          <w:divBdr>
            <w:top w:val="single" w:sz="2" w:space="0" w:color="E5E7EB"/>
            <w:left w:val="single" w:sz="2" w:space="0" w:color="E5E7EB"/>
            <w:bottom w:val="single" w:sz="2" w:space="0" w:color="E5E7EB"/>
            <w:right w:val="single" w:sz="2" w:space="0" w:color="E5E7EB"/>
          </w:divBdr>
          <w:divsChild>
            <w:div w:id="272232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0724114">
      <w:bodyDiv w:val="1"/>
      <w:marLeft w:val="0"/>
      <w:marRight w:val="0"/>
      <w:marTop w:val="0"/>
      <w:marBottom w:val="0"/>
      <w:divBdr>
        <w:top w:val="none" w:sz="0" w:space="0" w:color="auto"/>
        <w:left w:val="none" w:sz="0" w:space="0" w:color="auto"/>
        <w:bottom w:val="none" w:sz="0" w:space="0" w:color="auto"/>
        <w:right w:val="none" w:sz="0" w:space="0" w:color="auto"/>
      </w:divBdr>
    </w:div>
    <w:div w:id="1535583782">
      <w:bodyDiv w:val="1"/>
      <w:marLeft w:val="0"/>
      <w:marRight w:val="0"/>
      <w:marTop w:val="0"/>
      <w:marBottom w:val="0"/>
      <w:divBdr>
        <w:top w:val="none" w:sz="0" w:space="0" w:color="auto"/>
        <w:left w:val="none" w:sz="0" w:space="0" w:color="auto"/>
        <w:bottom w:val="none" w:sz="0" w:space="0" w:color="auto"/>
        <w:right w:val="none" w:sz="0" w:space="0" w:color="auto"/>
      </w:divBdr>
      <w:divsChild>
        <w:div w:id="626591147">
          <w:marLeft w:val="0"/>
          <w:marRight w:val="0"/>
          <w:marTop w:val="0"/>
          <w:marBottom w:val="0"/>
          <w:divBdr>
            <w:top w:val="single" w:sz="2" w:space="0" w:color="E5E7EB"/>
            <w:left w:val="single" w:sz="2" w:space="0" w:color="E5E7EB"/>
            <w:bottom w:val="single" w:sz="2" w:space="0" w:color="E5E7EB"/>
            <w:right w:val="single" w:sz="2" w:space="0" w:color="E5E7EB"/>
          </w:divBdr>
          <w:divsChild>
            <w:div w:id="891622275">
              <w:marLeft w:val="0"/>
              <w:marRight w:val="0"/>
              <w:marTop w:val="0"/>
              <w:marBottom w:val="0"/>
              <w:divBdr>
                <w:top w:val="single" w:sz="2" w:space="0" w:color="auto"/>
                <w:left w:val="single" w:sz="2" w:space="0" w:color="auto"/>
                <w:bottom w:val="single" w:sz="2" w:space="0" w:color="auto"/>
                <w:right w:val="single" w:sz="2" w:space="0" w:color="auto"/>
              </w:divBdr>
            </w:div>
          </w:divsChild>
        </w:div>
        <w:div w:id="919096085">
          <w:marLeft w:val="0"/>
          <w:marRight w:val="0"/>
          <w:marTop w:val="0"/>
          <w:marBottom w:val="0"/>
          <w:divBdr>
            <w:top w:val="single" w:sz="2" w:space="0" w:color="E5E7EB"/>
            <w:left w:val="single" w:sz="2" w:space="0" w:color="E5E7EB"/>
            <w:bottom w:val="single" w:sz="2" w:space="0" w:color="E5E7EB"/>
            <w:right w:val="single" w:sz="2" w:space="0" w:color="E5E7EB"/>
          </w:divBdr>
          <w:divsChild>
            <w:div w:id="857278266">
              <w:marLeft w:val="0"/>
              <w:marRight w:val="0"/>
              <w:marTop w:val="0"/>
              <w:marBottom w:val="0"/>
              <w:divBdr>
                <w:top w:val="single" w:sz="2" w:space="0" w:color="auto"/>
                <w:left w:val="single" w:sz="2" w:space="0" w:color="auto"/>
                <w:bottom w:val="single" w:sz="2" w:space="0" w:color="auto"/>
                <w:right w:val="single" w:sz="2" w:space="0" w:color="auto"/>
              </w:divBdr>
            </w:div>
          </w:divsChild>
        </w:div>
        <w:div w:id="1696229167">
          <w:marLeft w:val="0"/>
          <w:marRight w:val="0"/>
          <w:marTop w:val="0"/>
          <w:marBottom w:val="0"/>
          <w:divBdr>
            <w:top w:val="single" w:sz="2" w:space="0" w:color="E5E7EB"/>
            <w:left w:val="single" w:sz="2" w:space="0" w:color="E5E7EB"/>
            <w:bottom w:val="single" w:sz="2" w:space="0" w:color="E5E7EB"/>
            <w:right w:val="single" w:sz="2" w:space="0" w:color="E5E7EB"/>
          </w:divBdr>
          <w:divsChild>
            <w:div w:id="1202086848">
              <w:marLeft w:val="0"/>
              <w:marRight w:val="0"/>
              <w:marTop w:val="0"/>
              <w:marBottom w:val="0"/>
              <w:divBdr>
                <w:top w:val="single" w:sz="2" w:space="0" w:color="auto"/>
                <w:left w:val="single" w:sz="2" w:space="0" w:color="auto"/>
                <w:bottom w:val="single" w:sz="2" w:space="0" w:color="auto"/>
                <w:right w:val="single" w:sz="2" w:space="0" w:color="auto"/>
              </w:divBdr>
            </w:div>
          </w:divsChild>
        </w:div>
        <w:div w:id="1167210436">
          <w:marLeft w:val="0"/>
          <w:marRight w:val="0"/>
          <w:marTop w:val="0"/>
          <w:marBottom w:val="0"/>
          <w:divBdr>
            <w:top w:val="single" w:sz="2" w:space="0" w:color="E5E7EB"/>
            <w:left w:val="single" w:sz="2" w:space="0" w:color="E5E7EB"/>
            <w:bottom w:val="single" w:sz="2" w:space="0" w:color="E5E7EB"/>
            <w:right w:val="single" w:sz="2" w:space="0" w:color="E5E7EB"/>
          </w:divBdr>
          <w:divsChild>
            <w:div w:id="557743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7370442">
      <w:bodyDiv w:val="1"/>
      <w:marLeft w:val="0"/>
      <w:marRight w:val="0"/>
      <w:marTop w:val="0"/>
      <w:marBottom w:val="0"/>
      <w:divBdr>
        <w:top w:val="none" w:sz="0" w:space="0" w:color="auto"/>
        <w:left w:val="none" w:sz="0" w:space="0" w:color="auto"/>
        <w:bottom w:val="none" w:sz="0" w:space="0" w:color="auto"/>
        <w:right w:val="none" w:sz="0" w:space="0" w:color="auto"/>
      </w:divBdr>
      <w:divsChild>
        <w:div w:id="1301837248">
          <w:marLeft w:val="0"/>
          <w:marRight w:val="0"/>
          <w:marTop w:val="0"/>
          <w:marBottom w:val="0"/>
          <w:divBdr>
            <w:top w:val="single" w:sz="2" w:space="0" w:color="E5E7EB"/>
            <w:left w:val="single" w:sz="2" w:space="0" w:color="E5E7EB"/>
            <w:bottom w:val="single" w:sz="2" w:space="0" w:color="E5E7EB"/>
            <w:right w:val="single" w:sz="2" w:space="0" w:color="E5E7EB"/>
          </w:divBdr>
          <w:divsChild>
            <w:div w:id="1007713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FE40FF-89FD-4B62-979F-6DB23E93F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18</Pages>
  <Words>1758</Words>
  <Characters>10022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مشروع إنتاج لحوم الخرفان</vt:lpstr>
    </vt:vector>
  </TitlesOfParts>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مشروع إنتاج لحوم الخرفان</dc:title>
  <dc:subject>دراسة جدوى شاملة</dc:subject>
  <dc:creator>ahmed elshennawy</dc:creator>
  <cp:keywords/>
  <dc:description/>
  <cp:lastModifiedBy>PNP</cp:lastModifiedBy>
  <cp:revision>147</cp:revision>
  <cp:lastPrinted>2025-08-19T09:49:00Z</cp:lastPrinted>
  <dcterms:created xsi:type="dcterms:W3CDTF">2025-07-22T09:23:00Z</dcterms:created>
  <dcterms:modified xsi:type="dcterms:W3CDTF">2025-08-19T09:49:00Z</dcterms:modified>
</cp:coreProperties>
</file>